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9DA721" w14:textId="6DC94540" w:rsidR="00A218EB" w:rsidRDefault="00A218EB" w:rsidP="00136711">
      <w:pPr>
        <w:pStyle w:val="FunctionalDesign"/>
      </w:pPr>
    </w:p>
    <w:p w14:paraId="5D729C9D" w14:textId="77777777" w:rsidR="00336F9A" w:rsidRDefault="00336F9A" w:rsidP="00136711">
      <w:pPr>
        <w:pStyle w:val="FunctionalDesign"/>
      </w:pPr>
    </w:p>
    <w:p w14:paraId="679DA722" w14:textId="3DFA592C" w:rsidR="00A218EB" w:rsidRDefault="0017780B" w:rsidP="00A21EDF">
      <w:r>
        <w:rPr>
          <w:noProof/>
          <w:lang w:bidi="gu-IN"/>
        </w:rPr>
        <mc:AlternateContent>
          <mc:Choice Requires="wps">
            <w:drawing>
              <wp:anchor distT="0" distB="0" distL="114300" distR="114300" simplePos="0" relativeHeight="251657216" behindDoc="0" locked="0" layoutInCell="1" allowOverlap="1" wp14:anchorId="679DA7D9" wp14:editId="483BB717">
                <wp:simplePos x="0" y="0"/>
                <wp:positionH relativeFrom="page">
                  <wp:posOffset>657225</wp:posOffset>
                </wp:positionH>
                <wp:positionV relativeFrom="page">
                  <wp:posOffset>2800350</wp:posOffset>
                </wp:positionV>
                <wp:extent cx="6515100" cy="414337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5100" cy="4143375"/>
                        </a:xfrm>
                        <a:prstGeom prst="rect">
                          <a:avLst/>
                        </a:prstGeom>
                        <a:noFill/>
                        <a:ln w="6350">
                          <a:noFill/>
                        </a:ln>
                        <a:effectLst/>
                      </wps:spPr>
                      <wps:txbx>
                        <w:txbxContent>
                          <w:p w14:paraId="679DA819" w14:textId="77777777" w:rsidR="00972C0E" w:rsidRDefault="00972C0E" w:rsidP="006550AC">
                            <w:pPr>
                              <w:pStyle w:val="Title"/>
                            </w:pPr>
                          </w:p>
                          <w:p w14:paraId="209737C6" w14:textId="77777777" w:rsidR="005D1CD9" w:rsidRPr="00534A31" w:rsidRDefault="005D1CD9" w:rsidP="005D1CD9">
                            <w:pPr>
                              <w:pStyle w:val="Title"/>
                              <w:rPr>
                                <w:rFonts w:eastAsiaTheme="majorEastAsia" w:cstheme="majorBidi"/>
                                <w:smallCaps/>
                                <w:color w:val="70AD47" w:themeColor="accent6"/>
                                <w:spacing w:val="-15"/>
                              </w:rPr>
                            </w:pPr>
                            <w:r w:rsidRPr="00534A31">
                              <w:rPr>
                                <w:rFonts w:eastAsiaTheme="majorEastAsia" w:cstheme="majorBidi"/>
                                <w:smallCaps/>
                                <w:color w:val="70AD47" w:themeColor="accent6"/>
                                <w:spacing w:val="-15"/>
                              </w:rPr>
                              <w:t>PaperSave 7.0</w:t>
                            </w:r>
                          </w:p>
                          <w:p w14:paraId="679DA81A" w14:textId="644372AE" w:rsidR="00972C0E" w:rsidRDefault="005D1CD9" w:rsidP="005D1CD9">
                            <w:pPr>
                              <w:pStyle w:val="Title"/>
                            </w:pPr>
                            <w:r w:rsidRPr="00534A31">
                              <w:rPr>
                                <w:rFonts w:eastAsiaTheme="majorEastAsia" w:cstheme="majorBidi"/>
                                <w:smallCaps/>
                                <w:color w:val="70AD47" w:themeColor="accent6"/>
                                <w:spacing w:val="-15"/>
                              </w:rPr>
                              <w:t>Technical Design Document</w:t>
                            </w:r>
                          </w:p>
                          <w:p w14:paraId="679DA81C" w14:textId="77777777" w:rsidR="00972C0E" w:rsidRDefault="00972C0E" w:rsidP="006B1A2E"/>
                          <w:p w14:paraId="4C649BED" w14:textId="4799C763" w:rsidR="00724704" w:rsidRPr="005D1CD9" w:rsidRDefault="005D1CD9" w:rsidP="00371200">
                            <w:pPr>
                              <w:jc w:val="center"/>
                              <w:rPr>
                                <w:rFonts w:eastAsiaTheme="majorEastAsia" w:cstheme="majorBidi"/>
                                <w:color w:val="2E74B5" w:themeColor="accent1" w:themeShade="BF"/>
                                <w:sz w:val="44"/>
                                <w:szCs w:val="28"/>
                              </w:rPr>
                            </w:pPr>
                            <w:r>
                              <w:rPr>
                                <w:rFonts w:eastAsiaTheme="majorEastAsia" w:cstheme="majorBidi"/>
                                <w:color w:val="2E74B5" w:themeColor="accent1" w:themeShade="BF"/>
                                <w:sz w:val="44"/>
                                <w:szCs w:val="28"/>
                              </w:rPr>
                              <w:t>V</w:t>
                            </w:r>
                            <w:r w:rsidR="00724704" w:rsidRPr="005D1CD9">
                              <w:rPr>
                                <w:rFonts w:eastAsiaTheme="majorEastAsia" w:cstheme="majorBidi"/>
                                <w:color w:val="2E74B5" w:themeColor="accent1" w:themeShade="BF"/>
                                <w:sz w:val="44"/>
                                <w:szCs w:val="28"/>
                              </w:rPr>
                              <w:t xml:space="preserve">iew </w:t>
                            </w:r>
                            <w:r>
                              <w:rPr>
                                <w:rFonts w:eastAsiaTheme="majorEastAsia" w:cstheme="majorBidi"/>
                                <w:color w:val="2E74B5" w:themeColor="accent1" w:themeShade="BF"/>
                                <w:sz w:val="44"/>
                                <w:szCs w:val="28"/>
                              </w:rPr>
                              <w:t xml:space="preserve">layout </w:t>
                            </w:r>
                            <w:r w:rsidR="00724704" w:rsidRPr="005D1CD9">
                              <w:rPr>
                                <w:rFonts w:eastAsiaTheme="majorEastAsia" w:cstheme="majorBidi"/>
                                <w:color w:val="2E74B5" w:themeColor="accent1" w:themeShade="BF"/>
                                <w:sz w:val="44"/>
                                <w:szCs w:val="28"/>
                              </w:rPr>
                              <w:t xml:space="preserve">and resize </w:t>
                            </w:r>
                            <w:r w:rsidRPr="005D1CD9">
                              <w:rPr>
                                <w:rFonts w:eastAsiaTheme="majorEastAsia" w:cstheme="majorBidi"/>
                                <w:color w:val="2E74B5" w:themeColor="accent1" w:themeShade="BF"/>
                                <w:sz w:val="44"/>
                                <w:szCs w:val="28"/>
                              </w:rPr>
                              <w:t>options -</w:t>
                            </w:r>
                            <w:r w:rsidR="00724704" w:rsidRPr="005D1CD9">
                              <w:rPr>
                                <w:rFonts w:eastAsiaTheme="majorEastAsia" w:cstheme="majorBidi"/>
                                <w:color w:val="2E74B5" w:themeColor="accent1" w:themeShade="BF"/>
                                <w:sz w:val="44"/>
                                <w:szCs w:val="28"/>
                              </w:rPr>
                              <w:t xml:space="preserve"> </w:t>
                            </w:r>
                            <w:hyperlink r:id="rId11" w:history="1">
                              <w:r w:rsidR="00724704" w:rsidRPr="005D1CD9">
                                <w:rPr>
                                  <w:rFonts w:eastAsiaTheme="majorEastAsia" w:cstheme="majorBidi"/>
                                  <w:color w:val="2E74B5" w:themeColor="accent1" w:themeShade="BF"/>
                                  <w:sz w:val="44"/>
                                  <w:szCs w:val="28"/>
                                </w:rPr>
                                <w:t>48883</w:t>
                              </w:r>
                            </w:hyperlink>
                          </w:p>
                          <w:p w14:paraId="726FE69C" w14:textId="74E849BF" w:rsidR="00972C0E" w:rsidRPr="005D1CD9" w:rsidRDefault="00972C0E" w:rsidP="00371200">
                            <w:pPr>
                              <w:jc w:val="center"/>
                              <w:rPr>
                                <w:rFonts w:eastAsiaTheme="majorEastAsia" w:cstheme="majorBidi"/>
                                <w:color w:val="2E74B5" w:themeColor="accent1" w:themeShade="BF"/>
                                <w:sz w:val="44"/>
                                <w:szCs w:val="28"/>
                              </w:rPr>
                            </w:pPr>
                            <w:r w:rsidRPr="005D1CD9">
                              <w:rPr>
                                <w:rFonts w:eastAsiaTheme="majorEastAsia" w:cstheme="majorBidi"/>
                                <w:color w:val="2E74B5" w:themeColor="accent1" w:themeShade="BF"/>
                                <w:sz w:val="44"/>
                                <w:szCs w:val="28"/>
                              </w:rPr>
                              <w:t>(</w:t>
                            </w:r>
                            <w:r w:rsidR="005D1CD9">
                              <w:rPr>
                                <w:rFonts w:eastAsiaTheme="majorEastAsia" w:cstheme="majorBidi"/>
                                <w:color w:val="2E74B5" w:themeColor="accent1" w:themeShade="BF"/>
                                <w:sz w:val="44"/>
                                <w:szCs w:val="28"/>
                              </w:rPr>
                              <w:t>Zoom In &amp; Zoom Out, Actual Size, Fit Visible, Fit Width, Fit Height</w:t>
                            </w:r>
                            <w:r w:rsidR="006340D8" w:rsidRPr="005D1CD9">
                              <w:rPr>
                                <w:rFonts w:eastAsiaTheme="majorEastAsia" w:cstheme="majorBidi"/>
                                <w:color w:val="2E74B5" w:themeColor="accent1" w:themeShade="BF"/>
                                <w:sz w:val="44"/>
                                <w:szCs w:val="28"/>
                              </w:rPr>
                              <w:t>,</w:t>
                            </w:r>
                            <w:r w:rsidR="00724704" w:rsidRPr="005D1CD9">
                              <w:rPr>
                                <w:rFonts w:eastAsiaTheme="majorEastAsia" w:cstheme="majorBidi"/>
                                <w:color w:val="2E74B5" w:themeColor="accent1" w:themeShade="BF"/>
                                <w:sz w:val="44"/>
                                <w:szCs w:val="28"/>
                              </w:rPr>
                              <w:t xml:space="preserve"> Custom Zoom) </w:t>
                            </w:r>
                          </w:p>
                          <w:p w14:paraId="679DA81D" w14:textId="5533753D" w:rsidR="00972C0E" w:rsidRPr="00371200" w:rsidRDefault="00972C0E" w:rsidP="00371200">
                            <w:pPr>
                              <w:jc w:val="center"/>
                              <w:rPr>
                                <w:color w:val="0070C0"/>
                                <w:sz w:val="44"/>
                                <w:szCs w:val="44"/>
                              </w:rPr>
                            </w:pPr>
                            <w:r>
                              <w:rPr>
                                <w:color w:val="0070C0"/>
                                <w:sz w:val="44"/>
                                <w:szCs w:val="44"/>
                              </w:rPr>
                              <w:t xml:space="preserve"> </w:t>
                            </w:r>
                          </w:p>
                          <w:p w14:paraId="679DA81E" w14:textId="77777777" w:rsidR="00972C0E" w:rsidRDefault="00972C0E" w:rsidP="00E44F0B">
                            <w:pPr>
                              <w:pStyle w:val="Subtitle"/>
                            </w:pPr>
                          </w:p>
                          <w:p w14:paraId="679DA81F" w14:textId="77777777" w:rsidR="00972C0E" w:rsidRDefault="00972C0E" w:rsidP="00312C78">
                            <w:pPr>
                              <w:ind w:left="4320" w:firstLine="720"/>
                            </w:pPr>
                          </w:p>
                          <w:p w14:paraId="679DA820" w14:textId="77777777" w:rsidR="00972C0E" w:rsidRDefault="00972C0E" w:rsidP="00312C78">
                            <w:pPr>
                              <w:ind w:left="4320" w:firstLine="720"/>
                            </w:pPr>
                          </w:p>
                          <w:p w14:paraId="679DA821" w14:textId="77777777" w:rsidR="00972C0E" w:rsidRDefault="00972C0E" w:rsidP="00312C78">
                            <w:pPr>
                              <w:ind w:left="4320" w:firstLine="720"/>
                            </w:pPr>
                          </w:p>
                          <w:p w14:paraId="679DA822" w14:textId="77777777" w:rsidR="00972C0E" w:rsidRPr="003F261A" w:rsidRDefault="00972C0E" w:rsidP="001A2416">
                            <w:pPr>
                              <w:shd w:val="clear" w:color="auto" w:fill="FFFFFF"/>
                              <w:ind w:left="4320" w:firstLine="720"/>
                              <w:rPr>
                                <w:color w:val="FF0000"/>
                              </w:rPr>
                            </w:pPr>
                            <w:r>
                              <w:rPr>
                                <w:color w:val="FF0000"/>
                              </w:rPr>
                              <w:t xml:space="preserve">       </w:t>
                            </w:r>
                          </w:p>
                          <w:p w14:paraId="679DA823" w14:textId="77777777" w:rsidR="00972C0E" w:rsidRDefault="00972C0E" w:rsidP="00312C78">
                            <w:pPr>
                              <w:ind w:left="4320" w:firstLine="720"/>
                            </w:pPr>
                          </w:p>
                          <w:p w14:paraId="679DA824" w14:textId="77777777" w:rsidR="00972C0E" w:rsidRDefault="00972C0E" w:rsidP="00312C78">
                            <w:pPr>
                              <w:ind w:left="4320" w:firstLine="720"/>
                            </w:pPr>
                          </w:p>
                          <w:p w14:paraId="679DA825" w14:textId="77777777" w:rsidR="00972C0E" w:rsidRPr="00312C78" w:rsidRDefault="00972C0E" w:rsidP="00312C78">
                            <w:pPr>
                              <w:ind w:left="5040" w:firstLine="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DA7D9" id="_x0000_t202" coordsize="21600,21600" o:spt="202" path="m,l,21600r21600,l21600,xe">
                <v:stroke joinstyle="miter"/>
                <v:path gradientshapeok="t" o:connecttype="rect"/>
              </v:shapetype>
              <v:shape id="Text Box 34" o:spid="_x0000_s1026" type="#_x0000_t202" style="position:absolute;left:0;text-align:left;margin-left:51.75pt;margin-top:220.5pt;width:513pt;height:326.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" filled="f" stroked="f" strokeweight=".5pt">
                <v:textbox>
                  <w:txbxContent>
                    <w:p w14:paraId="679DA819" w14:textId="77777777" w:rsidR="00972C0E" w:rsidRDefault="00972C0E" w:rsidP="006550AC">
                      <w:pPr>
                        <w:pStyle w:val="Title"/>
                      </w:pPr>
                    </w:p>
                    <w:p w14:paraId="209737C6" w14:textId="77777777" w:rsidR="005D1CD9" w:rsidRPr="00534A31" w:rsidRDefault="005D1CD9" w:rsidP="005D1CD9">
                      <w:pPr>
                        <w:pStyle w:val="Title"/>
                        <w:rPr>
                          <w:rFonts w:eastAsiaTheme="majorEastAsia" w:cstheme="majorBidi"/>
                          <w:smallCaps/>
                          <w:color w:val="70AD47" w:themeColor="accent6"/>
                          <w:spacing w:val="-15"/>
                        </w:rPr>
                      </w:pPr>
                      <w:r w:rsidRPr="00534A31">
                        <w:rPr>
                          <w:rFonts w:eastAsiaTheme="majorEastAsia" w:cstheme="majorBidi"/>
                          <w:smallCaps/>
                          <w:color w:val="70AD47" w:themeColor="accent6"/>
                          <w:spacing w:val="-15"/>
                        </w:rPr>
                        <w:t>PaperSave 7.0</w:t>
                      </w:r>
                    </w:p>
                    <w:p w14:paraId="679DA81A" w14:textId="644372AE" w:rsidR="00972C0E" w:rsidRDefault="005D1CD9" w:rsidP="005D1CD9">
                      <w:pPr>
                        <w:pStyle w:val="Title"/>
                      </w:pPr>
                      <w:r w:rsidRPr="00534A31">
                        <w:rPr>
                          <w:rFonts w:eastAsiaTheme="majorEastAsia" w:cstheme="majorBidi"/>
                          <w:smallCaps/>
                          <w:color w:val="70AD47" w:themeColor="accent6"/>
                          <w:spacing w:val="-15"/>
                        </w:rPr>
                        <w:t>Technical Design Document</w:t>
                      </w:r>
                    </w:p>
                    <w:p w14:paraId="679DA81C" w14:textId="77777777" w:rsidR="00972C0E" w:rsidRDefault="00972C0E" w:rsidP="006B1A2E"/>
                    <w:p w14:paraId="4C649BED" w14:textId="4799C763" w:rsidR="00724704" w:rsidRPr="005D1CD9" w:rsidRDefault="005D1CD9" w:rsidP="00371200">
                      <w:pPr>
                        <w:jc w:val="center"/>
                        <w:rPr>
                          <w:rFonts w:eastAsiaTheme="majorEastAsia" w:cstheme="majorBidi"/>
                          <w:color w:val="2E74B5" w:themeColor="accent1" w:themeShade="BF"/>
                          <w:sz w:val="44"/>
                          <w:szCs w:val="28"/>
                        </w:rPr>
                      </w:pPr>
                      <w:r>
                        <w:rPr>
                          <w:rFonts w:eastAsiaTheme="majorEastAsia" w:cstheme="majorBidi"/>
                          <w:color w:val="2E74B5" w:themeColor="accent1" w:themeShade="BF"/>
                          <w:sz w:val="44"/>
                          <w:szCs w:val="28"/>
                        </w:rPr>
                        <w:t>V</w:t>
                      </w:r>
                      <w:r w:rsidR="00724704" w:rsidRPr="005D1CD9">
                        <w:rPr>
                          <w:rFonts w:eastAsiaTheme="majorEastAsia" w:cstheme="majorBidi"/>
                          <w:color w:val="2E74B5" w:themeColor="accent1" w:themeShade="BF"/>
                          <w:sz w:val="44"/>
                          <w:szCs w:val="28"/>
                        </w:rPr>
                        <w:t xml:space="preserve">iew </w:t>
                      </w:r>
                      <w:r>
                        <w:rPr>
                          <w:rFonts w:eastAsiaTheme="majorEastAsia" w:cstheme="majorBidi"/>
                          <w:color w:val="2E74B5" w:themeColor="accent1" w:themeShade="BF"/>
                          <w:sz w:val="44"/>
                          <w:szCs w:val="28"/>
                        </w:rPr>
                        <w:t xml:space="preserve">layout </w:t>
                      </w:r>
                      <w:r w:rsidR="00724704" w:rsidRPr="005D1CD9">
                        <w:rPr>
                          <w:rFonts w:eastAsiaTheme="majorEastAsia" w:cstheme="majorBidi"/>
                          <w:color w:val="2E74B5" w:themeColor="accent1" w:themeShade="BF"/>
                          <w:sz w:val="44"/>
                          <w:szCs w:val="28"/>
                        </w:rPr>
                        <w:t xml:space="preserve">and resize </w:t>
                      </w:r>
                      <w:r w:rsidRPr="005D1CD9">
                        <w:rPr>
                          <w:rFonts w:eastAsiaTheme="majorEastAsia" w:cstheme="majorBidi"/>
                          <w:color w:val="2E74B5" w:themeColor="accent1" w:themeShade="BF"/>
                          <w:sz w:val="44"/>
                          <w:szCs w:val="28"/>
                        </w:rPr>
                        <w:t>options -</w:t>
                      </w:r>
                      <w:r w:rsidR="00724704" w:rsidRPr="005D1CD9">
                        <w:rPr>
                          <w:rFonts w:eastAsiaTheme="majorEastAsia" w:cstheme="majorBidi"/>
                          <w:color w:val="2E74B5" w:themeColor="accent1" w:themeShade="BF"/>
                          <w:sz w:val="44"/>
                          <w:szCs w:val="28"/>
                        </w:rPr>
                        <w:t xml:space="preserve"> </w:t>
                      </w:r>
                      <w:hyperlink r:id="rId12" w:history="1">
                        <w:r w:rsidR="00724704" w:rsidRPr="005D1CD9">
                          <w:rPr>
                            <w:rFonts w:eastAsiaTheme="majorEastAsia" w:cstheme="majorBidi"/>
                            <w:color w:val="2E74B5" w:themeColor="accent1" w:themeShade="BF"/>
                            <w:sz w:val="44"/>
                            <w:szCs w:val="28"/>
                          </w:rPr>
                          <w:t>48883</w:t>
                        </w:r>
                      </w:hyperlink>
                    </w:p>
                    <w:p w14:paraId="726FE69C" w14:textId="74E849BF" w:rsidR="00972C0E" w:rsidRPr="005D1CD9" w:rsidRDefault="00972C0E" w:rsidP="00371200">
                      <w:pPr>
                        <w:jc w:val="center"/>
                        <w:rPr>
                          <w:rFonts w:eastAsiaTheme="majorEastAsia" w:cstheme="majorBidi"/>
                          <w:color w:val="2E74B5" w:themeColor="accent1" w:themeShade="BF"/>
                          <w:sz w:val="44"/>
                          <w:szCs w:val="28"/>
                        </w:rPr>
                      </w:pPr>
                      <w:r w:rsidRPr="005D1CD9">
                        <w:rPr>
                          <w:rFonts w:eastAsiaTheme="majorEastAsia" w:cstheme="majorBidi"/>
                          <w:color w:val="2E74B5" w:themeColor="accent1" w:themeShade="BF"/>
                          <w:sz w:val="44"/>
                          <w:szCs w:val="28"/>
                        </w:rPr>
                        <w:t>(</w:t>
                      </w:r>
                      <w:r w:rsidR="005D1CD9">
                        <w:rPr>
                          <w:rFonts w:eastAsiaTheme="majorEastAsia" w:cstheme="majorBidi"/>
                          <w:color w:val="2E74B5" w:themeColor="accent1" w:themeShade="BF"/>
                          <w:sz w:val="44"/>
                          <w:szCs w:val="28"/>
                        </w:rPr>
                        <w:t>Zoom In &amp; Zoom Out, Actual Size, Fit Visible, Fit Width, Fit Height</w:t>
                      </w:r>
                      <w:r w:rsidR="006340D8" w:rsidRPr="005D1CD9">
                        <w:rPr>
                          <w:rFonts w:eastAsiaTheme="majorEastAsia" w:cstheme="majorBidi"/>
                          <w:color w:val="2E74B5" w:themeColor="accent1" w:themeShade="BF"/>
                          <w:sz w:val="44"/>
                          <w:szCs w:val="28"/>
                        </w:rPr>
                        <w:t>,</w:t>
                      </w:r>
                      <w:r w:rsidR="00724704" w:rsidRPr="005D1CD9">
                        <w:rPr>
                          <w:rFonts w:eastAsiaTheme="majorEastAsia" w:cstheme="majorBidi"/>
                          <w:color w:val="2E74B5" w:themeColor="accent1" w:themeShade="BF"/>
                          <w:sz w:val="44"/>
                          <w:szCs w:val="28"/>
                        </w:rPr>
                        <w:t xml:space="preserve"> Custom Zoom) </w:t>
                      </w:r>
                    </w:p>
                    <w:p w14:paraId="679DA81D" w14:textId="5533753D" w:rsidR="00972C0E" w:rsidRPr="00371200" w:rsidRDefault="00972C0E" w:rsidP="00371200">
                      <w:pPr>
                        <w:jc w:val="center"/>
                        <w:rPr>
                          <w:color w:val="0070C0"/>
                          <w:sz w:val="44"/>
                          <w:szCs w:val="44"/>
                        </w:rPr>
                      </w:pPr>
                      <w:r>
                        <w:rPr>
                          <w:color w:val="0070C0"/>
                          <w:sz w:val="44"/>
                          <w:szCs w:val="44"/>
                        </w:rPr>
                        <w:t xml:space="preserve"> </w:t>
                      </w:r>
                    </w:p>
                    <w:p w14:paraId="679DA81E" w14:textId="77777777" w:rsidR="00972C0E" w:rsidRDefault="00972C0E" w:rsidP="00E44F0B">
                      <w:pPr>
                        <w:pStyle w:val="Subtitle"/>
                      </w:pPr>
                    </w:p>
                    <w:p w14:paraId="679DA81F" w14:textId="77777777" w:rsidR="00972C0E" w:rsidRDefault="00972C0E" w:rsidP="00312C78">
                      <w:pPr>
                        <w:ind w:left="4320" w:firstLine="720"/>
                      </w:pPr>
                    </w:p>
                    <w:p w14:paraId="679DA820" w14:textId="77777777" w:rsidR="00972C0E" w:rsidRDefault="00972C0E" w:rsidP="00312C78">
                      <w:pPr>
                        <w:ind w:left="4320" w:firstLine="720"/>
                      </w:pPr>
                    </w:p>
                    <w:p w14:paraId="679DA821" w14:textId="77777777" w:rsidR="00972C0E" w:rsidRDefault="00972C0E" w:rsidP="00312C78">
                      <w:pPr>
                        <w:ind w:left="4320" w:firstLine="720"/>
                      </w:pPr>
                    </w:p>
                    <w:p w14:paraId="679DA822" w14:textId="77777777" w:rsidR="00972C0E" w:rsidRPr="003F261A" w:rsidRDefault="00972C0E" w:rsidP="001A2416">
                      <w:pPr>
                        <w:shd w:val="clear" w:color="auto" w:fill="FFFFFF"/>
                        <w:ind w:left="4320" w:firstLine="720"/>
                        <w:rPr>
                          <w:color w:val="FF0000"/>
                        </w:rPr>
                      </w:pPr>
                      <w:r>
                        <w:rPr>
                          <w:color w:val="FF0000"/>
                        </w:rPr>
                        <w:t xml:space="preserve">       </w:t>
                      </w:r>
                    </w:p>
                    <w:p w14:paraId="679DA823" w14:textId="77777777" w:rsidR="00972C0E" w:rsidRDefault="00972C0E" w:rsidP="00312C78">
                      <w:pPr>
                        <w:ind w:left="4320" w:firstLine="720"/>
                      </w:pPr>
                    </w:p>
                    <w:p w14:paraId="679DA824" w14:textId="77777777" w:rsidR="00972C0E" w:rsidRDefault="00972C0E" w:rsidP="00312C78">
                      <w:pPr>
                        <w:ind w:left="4320" w:firstLine="720"/>
                      </w:pPr>
                    </w:p>
                    <w:p w14:paraId="679DA825" w14:textId="77777777" w:rsidR="00972C0E" w:rsidRPr="00312C78" w:rsidRDefault="00972C0E" w:rsidP="00312C78">
                      <w:pPr>
                        <w:ind w:left="5040" w:firstLine="720"/>
                      </w:pPr>
                    </w:p>
                  </w:txbxContent>
                </v:textbox>
                <w10:wrap anchorx="page" anchory="page"/>
              </v:shape>
            </w:pict>
          </mc:Fallback>
        </mc:AlternateContent>
      </w:r>
    </w:p>
    <w:p w14:paraId="679DA723" w14:textId="77777777" w:rsidR="00792000" w:rsidRPr="00A218EB" w:rsidRDefault="00792000" w:rsidP="00A21EDF">
      <w:pPr>
        <w:sectPr w:rsidR="00792000" w:rsidRPr="00A218EB" w:rsidSect="00145C36">
          <w:headerReference w:type="default" r:id="rId13"/>
          <w:footerReference w:type="default" r:id="rId14"/>
          <w:headerReference w:type="first" r:id="rId15"/>
          <w:footerReference w:type="first" r:id="rId16"/>
          <w:pgSz w:w="12240" w:h="15840" w:code="1"/>
          <w:pgMar w:top="2880" w:right="1080" w:bottom="1440" w:left="1080" w:header="432" w:footer="1103" w:gutter="0"/>
          <w:cols w:space="720"/>
          <w:titlePg/>
          <w:docGrid w:linePitch="360"/>
        </w:sectPr>
      </w:pPr>
    </w:p>
    <w:bookmarkStart w:id="1" w:name="_Heading_1_(20)" w:displacedByCustomXml="next"/>
    <w:bookmarkEnd w:id="1" w:displacedByCustomXml="next"/>
    <w:bookmarkStart w:id="2" w:name="_Toc430599597" w:displacedByCustomXml="next"/>
    <w:bookmarkStart w:id="3" w:name="_Toc423025017" w:displacedByCustomXml="next"/>
    <w:sdt>
      <w:sdtPr>
        <w:rPr>
          <w:color w:val="auto"/>
          <w:sz w:val="22"/>
          <w:szCs w:val="20"/>
        </w:rPr>
        <w:id w:val="-176511139"/>
        <w:docPartObj>
          <w:docPartGallery w:val="Table of Contents"/>
          <w:docPartUnique/>
        </w:docPartObj>
      </w:sdtPr>
      <w:sdtEndPr>
        <w:rPr>
          <w:b/>
          <w:bCs/>
          <w:noProof/>
        </w:rPr>
      </w:sdtEndPr>
      <w:sdtContent>
        <w:p w14:paraId="147573F8" w14:textId="3C6145BF" w:rsidR="003259C2" w:rsidRDefault="003259C2">
          <w:pPr>
            <w:pStyle w:val="TOCHeading"/>
          </w:pPr>
          <w:r>
            <w:t>Contents</w:t>
          </w:r>
        </w:p>
        <w:p w14:paraId="56F4D255" w14:textId="7A9AEF0E" w:rsidR="00DF12B5" w:rsidRDefault="003259C2">
          <w:pPr>
            <w:pStyle w:val="TOC1"/>
            <w:rPr>
              <w:rFonts w:asciiTheme="minorHAnsi" w:eastAsiaTheme="minorEastAsia" w:hAnsiTheme="minorHAnsi" w:cstheme="minorBidi"/>
              <w:smallCaps w:val="0"/>
              <w:color w:val="auto"/>
              <w:spacing w:val="0"/>
            </w:rPr>
          </w:pPr>
          <w:r>
            <w:fldChar w:fldCharType="begin"/>
          </w:r>
          <w:r>
            <w:instrText xml:space="preserve"> TOC \o "1-3" \h \z \u </w:instrText>
          </w:r>
          <w:r>
            <w:fldChar w:fldCharType="separate"/>
          </w:r>
          <w:hyperlink w:anchor="_Toc519792479" w:history="1">
            <w:r w:rsidR="00DF12B5" w:rsidRPr="003A77D2">
              <w:rPr>
                <w:rStyle w:val="Hyperlink"/>
              </w:rPr>
              <w:t>1</w:t>
            </w:r>
            <w:r w:rsidR="00DF12B5">
              <w:rPr>
                <w:rFonts w:asciiTheme="minorHAnsi" w:eastAsiaTheme="minorEastAsia" w:hAnsiTheme="minorHAnsi" w:cstheme="minorBidi"/>
                <w:smallCaps w:val="0"/>
                <w:color w:val="auto"/>
                <w:spacing w:val="0"/>
              </w:rPr>
              <w:tab/>
            </w:r>
            <w:r w:rsidR="00DF12B5" w:rsidRPr="003A77D2">
              <w:rPr>
                <w:rStyle w:val="Hyperlink"/>
              </w:rPr>
              <w:t>Introduction</w:t>
            </w:r>
            <w:r w:rsidR="00DF12B5">
              <w:rPr>
                <w:webHidden/>
              </w:rPr>
              <w:tab/>
            </w:r>
            <w:r w:rsidR="00DF12B5">
              <w:rPr>
                <w:webHidden/>
              </w:rPr>
              <w:fldChar w:fldCharType="begin"/>
            </w:r>
            <w:r w:rsidR="00DF12B5">
              <w:rPr>
                <w:webHidden/>
              </w:rPr>
              <w:instrText xml:space="preserve"> PAGEREF _Toc519792479 \h </w:instrText>
            </w:r>
            <w:r w:rsidR="00DF12B5">
              <w:rPr>
                <w:webHidden/>
              </w:rPr>
            </w:r>
            <w:r w:rsidR="00DF12B5">
              <w:rPr>
                <w:webHidden/>
              </w:rPr>
              <w:fldChar w:fldCharType="separate"/>
            </w:r>
            <w:r w:rsidR="00DF12B5">
              <w:rPr>
                <w:webHidden/>
              </w:rPr>
              <w:t>2</w:t>
            </w:r>
            <w:r w:rsidR="00DF12B5">
              <w:rPr>
                <w:webHidden/>
              </w:rPr>
              <w:fldChar w:fldCharType="end"/>
            </w:r>
          </w:hyperlink>
        </w:p>
        <w:p w14:paraId="0935F879" w14:textId="1F1E75B4" w:rsidR="00DF12B5" w:rsidRDefault="00C059A4">
          <w:pPr>
            <w:pStyle w:val="TOC2"/>
            <w:rPr>
              <w:rFonts w:asciiTheme="minorHAnsi" w:eastAsiaTheme="minorEastAsia" w:hAnsiTheme="minorHAnsi" w:cstheme="minorBidi"/>
              <w:smallCaps w:val="0"/>
              <w:noProof/>
              <w:color w:val="auto"/>
              <w:spacing w:val="0"/>
              <w:szCs w:val="22"/>
            </w:rPr>
          </w:pPr>
          <w:hyperlink w:anchor="_Toc519792480" w:history="1">
            <w:r w:rsidR="00DF12B5" w:rsidRPr="003A77D2">
              <w:rPr>
                <w:rStyle w:val="Hyperlink"/>
                <w:rFonts w:eastAsia="SimSun"/>
              </w:rPr>
              <w:t>1.1</w:t>
            </w:r>
            <w:r w:rsidR="00DF12B5">
              <w:rPr>
                <w:rFonts w:asciiTheme="minorHAnsi" w:eastAsiaTheme="minorEastAsia" w:hAnsiTheme="minorHAnsi" w:cstheme="minorBidi"/>
                <w:smallCaps w:val="0"/>
                <w:noProof/>
                <w:color w:val="auto"/>
                <w:spacing w:val="0"/>
                <w:szCs w:val="22"/>
              </w:rPr>
              <w:tab/>
            </w:r>
            <w:r w:rsidR="00DF12B5" w:rsidRPr="003A77D2">
              <w:rPr>
                <w:rStyle w:val="Hyperlink"/>
                <w:rFonts w:eastAsia="SimSun"/>
              </w:rPr>
              <w:t>Purpose</w:t>
            </w:r>
            <w:r w:rsidR="00DF12B5">
              <w:rPr>
                <w:noProof/>
                <w:webHidden/>
              </w:rPr>
              <w:tab/>
            </w:r>
            <w:r w:rsidR="00DF12B5">
              <w:rPr>
                <w:noProof/>
                <w:webHidden/>
              </w:rPr>
              <w:fldChar w:fldCharType="begin"/>
            </w:r>
            <w:r w:rsidR="00DF12B5">
              <w:rPr>
                <w:noProof/>
                <w:webHidden/>
              </w:rPr>
              <w:instrText xml:space="preserve"> PAGEREF _Toc519792480 \h </w:instrText>
            </w:r>
            <w:r w:rsidR="00DF12B5">
              <w:rPr>
                <w:noProof/>
                <w:webHidden/>
              </w:rPr>
            </w:r>
            <w:r w:rsidR="00DF12B5">
              <w:rPr>
                <w:noProof/>
                <w:webHidden/>
              </w:rPr>
              <w:fldChar w:fldCharType="separate"/>
            </w:r>
            <w:r w:rsidR="00DF12B5">
              <w:rPr>
                <w:noProof/>
                <w:webHidden/>
              </w:rPr>
              <w:t>2</w:t>
            </w:r>
            <w:r w:rsidR="00DF12B5">
              <w:rPr>
                <w:noProof/>
                <w:webHidden/>
              </w:rPr>
              <w:fldChar w:fldCharType="end"/>
            </w:r>
          </w:hyperlink>
        </w:p>
        <w:p w14:paraId="7689FB84" w14:textId="238F3FF7" w:rsidR="00DF12B5" w:rsidRDefault="00C059A4">
          <w:pPr>
            <w:pStyle w:val="TOC2"/>
            <w:rPr>
              <w:rFonts w:asciiTheme="minorHAnsi" w:eastAsiaTheme="minorEastAsia" w:hAnsiTheme="minorHAnsi" w:cstheme="minorBidi"/>
              <w:smallCaps w:val="0"/>
              <w:noProof/>
              <w:color w:val="auto"/>
              <w:spacing w:val="0"/>
              <w:szCs w:val="22"/>
            </w:rPr>
          </w:pPr>
          <w:hyperlink w:anchor="_Toc519792481" w:history="1">
            <w:r w:rsidR="00DF12B5" w:rsidRPr="003A77D2">
              <w:rPr>
                <w:rStyle w:val="Hyperlink"/>
                <w:rFonts w:eastAsia="SimSun"/>
              </w:rPr>
              <w:t>1.2</w:t>
            </w:r>
            <w:r w:rsidR="00DF12B5">
              <w:rPr>
                <w:rFonts w:asciiTheme="minorHAnsi" w:eastAsiaTheme="minorEastAsia" w:hAnsiTheme="minorHAnsi" w:cstheme="minorBidi"/>
                <w:smallCaps w:val="0"/>
                <w:noProof/>
                <w:color w:val="auto"/>
                <w:spacing w:val="0"/>
                <w:szCs w:val="22"/>
              </w:rPr>
              <w:tab/>
            </w:r>
            <w:r w:rsidR="00DF12B5" w:rsidRPr="003A77D2">
              <w:rPr>
                <w:rStyle w:val="Hyperlink"/>
                <w:rFonts w:eastAsia="SimSun"/>
              </w:rPr>
              <w:t>Scope</w:t>
            </w:r>
            <w:r w:rsidR="00DF12B5">
              <w:rPr>
                <w:noProof/>
                <w:webHidden/>
              </w:rPr>
              <w:tab/>
            </w:r>
            <w:r w:rsidR="00DF12B5">
              <w:rPr>
                <w:noProof/>
                <w:webHidden/>
              </w:rPr>
              <w:fldChar w:fldCharType="begin"/>
            </w:r>
            <w:r w:rsidR="00DF12B5">
              <w:rPr>
                <w:noProof/>
                <w:webHidden/>
              </w:rPr>
              <w:instrText xml:space="preserve"> PAGEREF _Toc519792481 \h </w:instrText>
            </w:r>
            <w:r w:rsidR="00DF12B5">
              <w:rPr>
                <w:noProof/>
                <w:webHidden/>
              </w:rPr>
            </w:r>
            <w:r w:rsidR="00DF12B5">
              <w:rPr>
                <w:noProof/>
                <w:webHidden/>
              </w:rPr>
              <w:fldChar w:fldCharType="separate"/>
            </w:r>
            <w:r w:rsidR="00DF12B5">
              <w:rPr>
                <w:noProof/>
                <w:webHidden/>
              </w:rPr>
              <w:t>2</w:t>
            </w:r>
            <w:r w:rsidR="00DF12B5">
              <w:rPr>
                <w:noProof/>
                <w:webHidden/>
              </w:rPr>
              <w:fldChar w:fldCharType="end"/>
            </w:r>
          </w:hyperlink>
        </w:p>
        <w:p w14:paraId="2682F4AF" w14:textId="217FF0E8" w:rsidR="00DF12B5" w:rsidRDefault="00C059A4">
          <w:pPr>
            <w:pStyle w:val="TOC1"/>
            <w:rPr>
              <w:rFonts w:asciiTheme="minorHAnsi" w:eastAsiaTheme="minorEastAsia" w:hAnsiTheme="minorHAnsi" w:cstheme="minorBidi"/>
              <w:smallCaps w:val="0"/>
              <w:color w:val="auto"/>
              <w:spacing w:val="0"/>
            </w:rPr>
          </w:pPr>
          <w:hyperlink w:anchor="_Toc519792482" w:history="1">
            <w:r w:rsidR="00DF12B5" w:rsidRPr="003A77D2">
              <w:rPr>
                <w:rStyle w:val="Hyperlink"/>
                <w:rFonts w:eastAsia="SimSun"/>
              </w:rPr>
              <w:t>2</w:t>
            </w:r>
            <w:r w:rsidR="00DF12B5">
              <w:rPr>
                <w:rFonts w:asciiTheme="minorHAnsi" w:eastAsiaTheme="minorEastAsia" w:hAnsiTheme="minorHAnsi" w:cstheme="minorBidi"/>
                <w:smallCaps w:val="0"/>
                <w:color w:val="auto"/>
                <w:spacing w:val="0"/>
              </w:rPr>
              <w:tab/>
            </w:r>
            <w:r w:rsidR="00DF12B5" w:rsidRPr="003A77D2">
              <w:rPr>
                <w:rStyle w:val="Hyperlink"/>
                <w:rFonts w:eastAsia="SimSun"/>
              </w:rPr>
              <w:t>Technical Story : Implementation of content view and resize options.</w:t>
            </w:r>
            <w:r w:rsidR="00DF12B5">
              <w:rPr>
                <w:webHidden/>
              </w:rPr>
              <w:tab/>
            </w:r>
            <w:r w:rsidR="00DF12B5">
              <w:rPr>
                <w:webHidden/>
              </w:rPr>
              <w:fldChar w:fldCharType="begin"/>
            </w:r>
            <w:r w:rsidR="00DF12B5">
              <w:rPr>
                <w:webHidden/>
              </w:rPr>
              <w:instrText xml:space="preserve"> PAGEREF _Toc519792482 \h </w:instrText>
            </w:r>
            <w:r w:rsidR="00DF12B5">
              <w:rPr>
                <w:webHidden/>
              </w:rPr>
            </w:r>
            <w:r w:rsidR="00DF12B5">
              <w:rPr>
                <w:webHidden/>
              </w:rPr>
              <w:fldChar w:fldCharType="separate"/>
            </w:r>
            <w:r w:rsidR="00DF12B5">
              <w:rPr>
                <w:webHidden/>
              </w:rPr>
              <w:t>3</w:t>
            </w:r>
            <w:r w:rsidR="00DF12B5">
              <w:rPr>
                <w:webHidden/>
              </w:rPr>
              <w:fldChar w:fldCharType="end"/>
            </w:r>
          </w:hyperlink>
        </w:p>
        <w:p w14:paraId="08F1AFA0" w14:textId="3E6E6743" w:rsidR="00DF12B5" w:rsidRDefault="00C059A4">
          <w:pPr>
            <w:pStyle w:val="TOC2"/>
            <w:rPr>
              <w:rFonts w:asciiTheme="minorHAnsi" w:eastAsiaTheme="minorEastAsia" w:hAnsiTheme="minorHAnsi" w:cstheme="minorBidi"/>
              <w:smallCaps w:val="0"/>
              <w:noProof/>
              <w:color w:val="auto"/>
              <w:spacing w:val="0"/>
              <w:szCs w:val="22"/>
            </w:rPr>
          </w:pPr>
          <w:hyperlink w:anchor="_Toc519792483" w:history="1">
            <w:r w:rsidR="00DF12B5" w:rsidRPr="003A77D2">
              <w:rPr>
                <w:rStyle w:val="Hyperlink"/>
              </w:rPr>
              <w:t>2.1</w:t>
            </w:r>
            <w:r w:rsidR="00DF12B5">
              <w:rPr>
                <w:rFonts w:asciiTheme="minorHAnsi" w:eastAsiaTheme="minorEastAsia" w:hAnsiTheme="minorHAnsi" w:cstheme="minorBidi"/>
                <w:smallCaps w:val="0"/>
                <w:noProof/>
                <w:color w:val="auto"/>
                <w:spacing w:val="0"/>
                <w:szCs w:val="22"/>
              </w:rPr>
              <w:tab/>
            </w:r>
            <w:r w:rsidR="00DF12B5" w:rsidRPr="003A77D2">
              <w:rPr>
                <w:rStyle w:val="Hyperlink"/>
              </w:rPr>
              <w:t>Clint Side Implementation</w:t>
            </w:r>
            <w:r w:rsidR="00DF12B5">
              <w:rPr>
                <w:noProof/>
                <w:webHidden/>
              </w:rPr>
              <w:tab/>
            </w:r>
            <w:r w:rsidR="00DF12B5">
              <w:rPr>
                <w:noProof/>
                <w:webHidden/>
              </w:rPr>
              <w:fldChar w:fldCharType="begin"/>
            </w:r>
            <w:r w:rsidR="00DF12B5">
              <w:rPr>
                <w:noProof/>
                <w:webHidden/>
              </w:rPr>
              <w:instrText xml:space="preserve"> PAGEREF _Toc519792483 \h </w:instrText>
            </w:r>
            <w:r w:rsidR="00DF12B5">
              <w:rPr>
                <w:noProof/>
                <w:webHidden/>
              </w:rPr>
            </w:r>
            <w:r w:rsidR="00DF12B5">
              <w:rPr>
                <w:noProof/>
                <w:webHidden/>
              </w:rPr>
              <w:fldChar w:fldCharType="separate"/>
            </w:r>
            <w:r w:rsidR="00DF12B5">
              <w:rPr>
                <w:noProof/>
                <w:webHidden/>
              </w:rPr>
              <w:t>3</w:t>
            </w:r>
            <w:r w:rsidR="00DF12B5">
              <w:rPr>
                <w:noProof/>
                <w:webHidden/>
              </w:rPr>
              <w:fldChar w:fldCharType="end"/>
            </w:r>
          </w:hyperlink>
        </w:p>
        <w:p w14:paraId="3AEB3CA1" w14:textId="4B6A26FE" w:rsidR="00DF12B5" w:rsidRDefault="00C059A4">
          <w:pPr>
            <w:pStyle w:val="TOC2"/>
            <w:rPr>
              <w:rFonts w:asciiTheme="minorHAnsi" w:eastAsiaTheme="minorEastAsia" w:hAnsiTheme="minorHAnsi" w:cstheme="minorBidi"/>
              <w:smallCaps w:val="0"/>
              <w:noProof/>
              <w:color w:val="auto"/>
              <w:spacing w:val="0"/>
              <w:szCs w:val="22"/>
            </w:rPr>
          </w:pPr>
          <w:hyperlink w:anchor="_Toc519792484" w:history="1">
            <w:r w:rsidR="00DF12B5" w:rsidRPr="003A77D2">
              <w:rPr>
                <w:rStyle w:val="Hyperlink"/>
              </w:rPr>
              <w:t>2.1.1 Implementation of Unit Test</w:t>
            </w:r>
            <w:r w:rsidR="00DF12B5">
              <w:rPr>
                <w:noProof/>
                <w:webHidden/>
              </w:rPr>
              <w:tab/>
            </w:r>
            <w:r w:rsidR="00DF12B5">
              <w:rPr>
                <w:noProof/>
                <w:webHidden/>
              </w:rPr>
              <w:fldChar w:fldCharType="begin"/>
            </w:r>
            <w:r w:rsidR="00DF12B5">
              <w:rPr>
                <w:noProof/>
                <w:webHidden/>
              </w:rPr>
              <w:instrText xml:space="preserve"> PAGEREF _Toc519792484 \h </w:instrText>
            </w:r>
            <w:r w:rsidR="00DF12B5">
              <w:rPr>
                <w:noProof/>
                <w:webHidden/>
              </w:rPr>
            </w:r>
            <w:r w:rsidR="00DF12B5">
              <w:rPr>
                <w:noProof/>
                <w:webHidden/>
              </w:rPr>
              <w:fldChar w:fldCharType="separate"/>
            </w:r>
            <w:r w:rsidR="00DF12B5">
              <w:rPr>
                <w:noProof/>
                <w:webHidden/>
              </w:rPr>
              <w:t>4</w:t>
            </w:r>
            <w:r w:rsidR="00DF12B5">
              <w:rPr>
                <w:noProof/>
                <w:webHidden/>
              </w:rPr>
              <w:fldChar w:fldCharType="end"/>
            </w:r>
          </w:hyperlink>
        </w:p>
        <w:p w14:paraId="78EEBFB1" w14:textId="5B0E8443" w:rsidR="003259C2" w:rsidRDefault="003259C2">
          <w:r>
            <w:rPr>
              <w:b/>
              <w:bCs/>
              <w:noProof/>
            </w:rPr>
            <w:fldChar w:fldCharType="end"/>
          </w:r>
        </w:p>
      </w:sdtContent>
    </w:sdt>
    <w:p w14:paraId="679DA72F" w14:textId="3D89DAC3" w:rsidR="00371200" w:rsidRPr="005D1CD9" w:rsidRDefault="00371200" w:rsidP="005D1CD9">
      <w:r>
        <w:br w:type="page"/>
      </w:r>
    </w:p>
    <w:p w14:paraId="679DA730" w14:textId="0A8D18D9" w:rsidR="00C03DBE" w:rsidRPr="00681735" w:rsidRDefault="004B5715" w:rsidP="006B1A2E">
      <w:pPr>
        <w:pStyle w:val="Heading1"/>
      </w:pPr>
      <w:bookmarkStart w:id="4" w:name="_Toc519792479"/>
      <w:r>
        <w:lastRenderedPageBreak/>
        <w:t>1</w:t>
      </w:r>
      <w:r>
        <w:tab/>
      </w:r>
      <w:r w:rsidR="00593B7F">
        <w:t>Introduction</w:t>
      </w:r>
      <w:bookmarkEnd w:id="4"/>
    </w:p>
    <w:p w14:paraId="4FB8B6AB" w14:textId="3DC97CD5" w:rsidR="00593B7F" w:rsidRDefault="00D81B03" w:rsidP="005D1CD9">
      <w:pPr>
        <w:pStyle w:val="Heading2"/>
        <w:rPr>
          <w:rFonts w:eastAsia="SimSun"/>
        </w:rPr>
      </w:pPr>
      <w:bookmarkStart w:id="5" w:name="_Toc519792480"/>
      <w:bookmarkEnd w:id="3"/>
      <w:bookmarkEnd w:id="2"/>
      <w:r>
        <w:rPr>
          <w:rFonts w:eastAsia="SimSun"/>
        </w:rPr>
        <w:t>1.1</w:t>
      </w:r>
      <w:r w:rsidR="004B5715">
        <w:rPr>
          <w:rFonts w:eastAsia="SimSun"/>
        </w:rPr>
        <w:tab/>
      </w:r>
      <w:r w:rsidR="00593B7F">
        <w:rPr>
          <w:rFonts w:eastAsia="SimSun"/>
        </w:rPr>
        <w:t>Purpose</w:t>
      </w:r>
      <w:bookmarkEnd w:id="5"/>
    </w:p>
    <w:p w14:paraId="353D960C" w14:textId="7CF3EA9B" w:rsidR="00593B7F" w:rsidRDefault="00593B7F">
      <w:pPr>
        <w:rPr>
          <w:rFonts w:eastAsia="SimSun"/>
        </w:rPr>
      </w:pPr>
      <w:r>
        <w:rPr>
          <w:rFonts w:eastAsia="SimSun"/>
        </w:rPr>
        <w:t xml:space="preserve">This document provides </w:t>
      </w:r>
      <w:r w:rsidR="00525A10">
        <w:rPr>
          <w:rFonts w:eastAsia="SimSun"/>
        </w:rPr>
        <w:t>technical details of user stories</w:t>
      </w:r>
      <w:r>
        <w:rPr>
          <w:rFonts w:eastAsia="SimSun"/>
        </w:rPr>
        <w:t>.</w:t>
      </w:r>
      <w:r w:rsidR="00525A10">
        <w:rPr>
          <w:rFonts w:eastAsia="SimSun"/>
        </w:rPr>
        <w:t xml:space="preserve"> Purpose of this document is to simplify i</w:t>
      </w:r>
      <w:r w:rsidR="00B324F9">
        <w:rPr>
          <w:rFonts w:eastAsia="SimSun"/>
        </w:rPr>
        <w:t>mplementation of technical stories</w:t>
      </w:r>
      <w:r w:rsidR="00525A10">
        <w:rPr>
          <w:rFonts w:eastAsia="SimSun"/>
        </w:rPr>
        <w:t xml:space="preserve"> for developer.  </w:t>
      </w:r>
      <w:r>
        <w:rPr>
          <w:rFonts w:eastAsia="SimSun"/>
        </w:rPr>
        <w:t xml:space="preserve">   </w:t>
      </w:r>
    </w:p>
    <w:p w14:paraId="420927BE" w14:textId="260EC034" w:rsidR="004B5715" w:rsidRDefault="004B5715">
      <w:pPr>
        <w:rPr>
          <w:rFonts w:eastAsia="SimSun"/>
        </w:rPr>
      </w:pPr>
    </w:p>
    <w:p w14:paraId="1EF04DCE" w14:textId="79483AAB" w:rsidR="004B5715" w:rsidRDefault="004B5715" w:rsidP="00FD23A4">
      <w:pPr>
        <w:pStyle w:val="Heading2"/>
        <w:numPr>
          <w:ilvl w:val="1"/>
          <w:numId w:val="10"/>
        </w:numPr>
        <w:rPr>
          <w:rFonts w:eastAsia="SimSun"/>
        </w:rPr>
      </w:pPr>
      <w:bookmarkStart w:id="6" w:name="_Toc519792481"/>
      <w:r>
        <w:rPr>
          <w:rFonts w:eastAsia="SimSun"/>
        </w:rPr>
        <w:t>Scope</w:t>
      </w:r>
      <w:bookmarkEnd w:id="6"/>
    </w:p>
    <w:p w14:paraId="6C3271C6" w14:textId="5FA9CDEB" w:rsidR="005F72BC" w:rsidRDefault="00D81B03" w:rsidP="005F72BC">
      <w:pPr>
        <w:jc w:val="left"/>
        <w:rPr>
          <w:rFonts w:eastAsia="SimSun"/>
        </w:rPr>
      </w:pPr>
      <w:r>
        <w:rPr>
          <w:rFonts w:eastAsia="SimSun"/>
        </w:rPr>
        <w:t xml:space="preserve">The scope of this document is </w:t>
      </w:r>
      <w:r w:rsidR="005C6C77">
        <w:rPr>
          <w:rFonts w:eastAsia="SimSun"/>
        </w:rPr>
        <w:t>to provide technical details for following features.</w:t>
      </w:r>
      <w:r w:rsidR="00241615">
        <w:rPr>
          <w:rFonts w:eastAsia="SimSun"/>
        </w:rPr>
        <w:t xml:space="preserve">  </w:t>
      </w:r>
    </w:p>
    <w:p w14:paraId="149C28E0" w14:textId="77777777" w:rsidR="005F72BC" w:rsidRDefault="005F72BC" w:rsidP="005F72BC">
      <w:pPr>
        <w:rPr>
          <w:rFonts w:eastAsia="SimSun"/>
        </w:rPr>
      </w:pPr>
    </w:p>
    <w:p w14:paraId="64FD43F2" w14:textId="360532C8" w:rsidR="004B5715" w:rsidRDefault="005F72BC" w:rsidP="003B29A1">
      <w:pPr>
        <w:pStyle w:val="ListParagraph"/>
        <w:pPrChange w:id="7" w:author="Shah, Jigar" w:date="2018-07-30T12:47:00Z">
          <w:pPr>
            <w:pStyle w:val="ListParagraph"/>
            <w:numPr>
              <w:numId w:val="9"/>
            </w:numPr>
          </w:pPr>
        </w:pPrChange>
      </w:pPr>
      <w:r w:rsidRPr="005F72BC">
        <w:t>i</w:t>
      </w:r>
      <w:r w:rsidR="00525A10">
        <w:t xml:space="preserve">mplementation of </w:t>
      </w:r>
      <w:r w:rsidR="009254C5">
        <w:t>Actual Size</w:t>
      </w:r>
    </w:p>
    <w:p w14:paraId="0A7AD080" w14:textId="466F98BA" w:rsidR="009254C5" w:rsidRDefault="009254C5" w:rsidP="003B29A1">
      <w:pPr>
        <w:pStyle w:val="ListParagraph"/>
        <w:pPrChange w:id="8" w:author="Shah, Jigar" w:date="2018-07-30T12:47:00Z">
          <w:pPr>
            <w:pStyle w:val="ListParagraph"/>
            <w:numPr>
              <w:numId w:val="9"/>
            </w:numPr>
          </w:pPr>
        </w:pPrChange>
      </w:pPr>
      <w:r>
        <w:t>Implementation of Fit Width</w:t>
      </w:r>
    </w:p>
    <w:p w14:paraId="60B0E0DB" w14:textId="3D1D52F3" w:rsidR="009254C5" w:rsidRDefault="009254C5" w:rsidP="003B29A1">
      <w:pPr>
        <w:pStyle w:val="ListParagraph"/>
        <w:pPrChange w:id="9" w:author="Shah, Jigar" w:date="2018-07-30T12:47:00Z">
          <w:pPr>
            <w:pStyle w:val="ListParagraph"/>
            <w:numPr>
              <w:numId w:val="9"/>
            </w:numPr>
          </w:pPr>
        </w:pPrChange>
      </w:pPr>
      <w:r>
        <w:t>Implementation of Best Fit</w:t>
      </w:r>
    </w:p>
    <w:p w14:paraId="383316CD" w14:textId="7EDFA108" w:rsidR="009254C5" w:rsidRDefault="00241615" w:rsidP="003B29A1">
      <w:pPr>
        <w:pStyle w:val="ListParagraph"/>
        <w:pPrChange w:id="10" w:author="Shah, Jigar" w:date="2018-07-30T12:47:00Z">
          <w:pPr>
            <w:pStyle w:val="ListParagraph"/>
            <w:numPr>
              <w:numId w:val="9"/>
            </w:numPr>
          </w:pPr>
        </w:pPrChange>
      </w:pPr>
      <w:r>
        <w:t xml:space="preserve">Implementation of </w:t>
      </w:r>
      <w:r w:rsidR="009254C5">
        <w:t>Single Page View</w:t>
      </w:r>
    </w:p>
    <w:p w14:paraId="019AC506" w14:textId="7B32B8BC" w:rsidR="009254C5" w:rsidRDefault="00241615" w:rsidP="003B29A1">
      <w:pPr>
        <w:pStyle w:val="ListParagraph"/>
        <w:pPrChange w:id="11" w:author="Shah, Jigar" w:date="2018-07-30T12:47:00Z">
          <w:pPr>
            <w:pStyle w:val="ListParagraph"/>
            <w:numPr>
              <w:numId w:val="9"/>
            </w:numPr>
          </w:pPr>
        </w:pPrChange>
      </w:pPr>
      <w:r>
        <w:t xml:space="preserve">Implementation of </w:t>
      </w:r>
      <w:r w:rsidR="009254C5">
        <w:t>Horizontal Page View</w:t>
      </w:r>
    </w:p>
    <w:p w14:paraId="3DB7A2C8" w14:textId="168BC6FD" w:rsidR="009254C5" w:rsidRDefault="00241615" w:rsidP="003B29A1">
      <w:pPr>
        <w:pStyle w:val="ListParagraph"/>
        <w:pPrChange w:id="12" w:author="Shah, Jigar" w:date="2018-07-30T12:47:00Z">
          <w:pPr>
            <w:pStyle w:val="ListParagraph"/>
            <w:numPr>
              <w:numId w:val="9"/>
            </w:numPr>
          </w:pPr>
        </w:pPrChange>
      </w:pPr>
      <w:r>
        <w:t xml:space="preserve">Implementation of </w:t>
      </w:r>
      <w:r w:rsidR="009254C5">
        <w:t>Vertical Page View</w:t>
      </w:r>
    </w:p>
    <w:p w14:paraId="0D71F0AB" w14:textId="4A57DB0D" w:rsidR="009254C5" w:rsidRDefault="00241615" w:rsidP="003B29A1">
      <w:pPr>
        <w:pStyle w:val="ListParagraph"/>
        <w:pPrChange w:id="13" w:author="Shah, Jigar" w:date="2018-07-30T12:47:00Z">
          <w:pPr>
            <w:pStyle w:val="ListParagraph"/>
            <w:numPr>
              <w:numId w:val="9"/>
            </w:numPr>
          </w:pPr>
        </w:pPrChange>
      </w:pPr>
      <w:r>
        <w:t xml:space="preserve">Implementation of </w:t>
      </w:r>
      <w:r w:rsidR="009254C5">
        <w:t>Double Page View</w:t>
      </w:r>
    </w:p>
    <w:p w14:paraId="11043AE3" w14:textId="2CA725AD" w:rsidR="009254C5" w:rsidRDefault="00241615" w:rsidP="003B29A1">
      <w:pPr>
        <w:pStyle w:val="ListParagraph"/>
        <w:pPrChange w:id="14" w:author="Shah, Jigar" w:date="2018-07-30T12:47:00Z">
          <w:pPr>
            <w:pStyle w:val="ListParagraph"/>
            <w:numPr>
              <w:numId w:val="9"/>
            </w:numPr>
          </w:pPr>
        </w:pPrChange>
      </w:pPr>
      <w:r>
        <w:t xml:space="preserve">Implementation of </w:t>
      </w:r>
      <w:r w:rsidR="009254C5">
        <w:t>Zoom In, Zoom Out slider. (Custom Zoom)</w:t>
      </w:r>
    </w:p>
    <w:p w14:paraId="6BB75BCA" w14:textId="079F4686" w:rsidR="00AE1585" w:rsidRDefault="00AE1585" w:rsidP="00AE1585"/>
    <w:p w14:paraId="04613C61" w14:textId="65F89D24" w:rsidR="00AE1585" w:rsidRDefault="00D37A53" w:rsidP="00241615">
      <w:pPr>
        <w:ind w:firstLine="720"/>
      </w:pPr>
      <w:r>
        <w:rPr>
          <w:noProof/>
          <w:lang w:bidi="gu-IN"/>
        </w:rPr>
        <w:drawing>
          <wp:inline distT="0" distB="0" distL="0" distR="0" wp14:anchorId="1434EABA" wp14:editId="6C286D5E">
            <wp:extent cx="438912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120" cy="1371600"/>
                    </a:xfrm>
                    <a:prstGeom prst="rect">
                      <a:avLst/>
                    </a:prstGeom>
                    <a:noFill/>
                    <a:ln>
                      <a:noFill/>
                    </a:ln>
                  </pic:spPr>
                </pic:pic>
              </a:graphicData>
            </a:graphic>
          </wp:inline>
        </w:drawing>
      </w:r>
    </w:p>
    <w:p w14:paraId="56516951" w14:textId="73F5C9F5" w:rsidR="00AE1585" w:rsidRDefault="00AE1585" w:rsidP="00AE1585"/>
    <w:p w14:paraId="3751C041" w14:textId="0EA4CDA1" w:rsidR="00AE1585" w:rsidRDefault="00AE1585" w:rsidP="00AE1585"/>
    <w:p w14:paraId="02E6A01D" w14:textId="14DC4765" w:rsidR="00DF12B5" w:rsidRDefault="00DF12B5" w:rsidP="00DF12B5">
      <w:pPr>
        <w:jc w:val="left"/>
        <w:rPr>
          <w:rFonts w:eastAsia="SimSun"/>
        </w:rPr>
      </w:pPr>
      <w:r>
        <w:rPr>
          <w:rFonts w:eastAsia="SimSun"/>
        </w:rPr>
        <w:t xml:space="preserve">Changes are almost same for each feature. </w:t>
      </w:r>
      <w:r w:rsidR="006002CD">
        <w:rPr>
          <w:rFonts w:eastAsia="SimSun"/>
        </w:rPr>
        <w:t xml:space="preserve"> </w:t>
      </w:r>
      <w:r>
        <w:rPr>
          <w:rFonts w:eastAsia="SimSun"/>
        </w:rPr>
        <w:t xml:space="preserve">So, I have merge those in one technical story.   </w:t>
      </w:r>
      <w:r w:rsidR="006002CD">
        <w:rPr>
          <w:rFonts w:eastAsia="SimSun"/>
        </w:rPr>
        <w:t>We should import leadtools package in angular client</w:t>
      </w:r>
      <w:commentRangeStart w:id="15"/>
      <w:commentRangeStart w:id="16"/>
      <w:commentRangeStart w:id="17"/>
      <w:r>
        <w:rPr>
          <w:rFonts w:eastAsia="SimSun"/>
        </w:rPr>
        <w:t>.</w:t>
      </w:r>
      <w:r w:rsidR="006002CD">
        <w:rPr>
          <w:rFonts w:eastAsia="SimSun"/>
        </w:rPr>
        <w:t xml:space="preserve"> They provides client side component which will communicates to Content API.</w:t>
      </w:r>
      <w:r>
        <w:rPr>
          <w:rFonts w:eastAsia="SimSun"/>
        </w:rPr>
        <w:t xml:space="preserve">  </w:t>
      </w:r>
      <w:commentRangeEnd w:id="15"/>
      <w:r w:rsidR="00D55FCC">
        <w:rPr>
          <w:rStyle w:val="CommentReference"/>
          <w:rFonts w:cs="Times New Roman"/>
        </w:rPr>
        <w:commentReference w:id="15"/>
      </w:r>
      <w:commentRangeEnd w:id="16"/>
      <w:r w:rsidR="006D11AD">
        <w:rPr>
          <w:rStyle w:val="CommentReference"/>
          <w:rFonts w:cs="Times New Roman"/>
        </w:rPr>
        <w:commentReference w:id="16"/>
      </w:r>
      <w:commentRangeEnd w:id="17"/>
      <w:r w:rsidR="005467B4">
        <w:rPr>
          <w:rStyle w:val="CommentReference"/>
          <w:rFonts w:cs="Times New Roman"/>
        </w:rPr>
        <w:commentReference w:id="17"/>
      </w:r>
      <w:r>
        <w:rPr>
          <w:rFonts w:eastAsia="SimSun"/>
        </w:rPr>
        <w:t xml:space="preserve">  </w:t>
      </w:r>
      <w:r w:rsidRPr="00CC10B3">
        <w:rPr>
          <w:rFonts w:eastAsia="SimSun"/>
          <w:b/>
        </w:rPr>
        <w:t>There Is no server side change require for this technical story.</w:t>
      </w:r>
    </w:p>
    <w:p w14:paraId="63716457" w14:textId="22DA5A65" w:rsidR="00AE1585" w:rsidRDefault="00AE1585" w:rsidP="00AE1585"/>
    <w:p w14:paraId="2DCA8BEA" w14:textId="64832A51" w:rsidR="00AE1585" w:rsidRDefault="00AE1585" w:rsidP="00AE1585"/>
    <w:p w14:paraId="16FB4CAE" w14:textId="01039342" w:rsidR="00AE1585" w:rsidRDefault="00AE1585" w:rsidP="00AE1585"/>
    <w:p w14:paraId="013505CD" w14:textId="2FCC82CD" w:rsidR="00AE1585" w:rsidRDefault="00AE1585" w:rsidP="00AE1585"/>
    <w:p w14:paraId="53C2CF9C" w14:textId="31BA2E29" w:rsidR="00AE1585" w:rsidRDefault="00AE1585" w:rsidP="00AE1585"/>
    <w:p w14:paraId="4E8998B6" w14:textId="7CC75852" w:rsidR="00AE1585" w:rsidRDefault="00AE1585" w:rsidP="00AE1585"/>
    <w:p w14:paraId="06943B5D" w14:textId="57F3E5ED" w:rsidR="00AE1585" w:rsidRDefault="00AE1585" w:rsidP="00AE1585"/>
    <w:p w14:paraId="42C8AA49" w14:textId="266B613E" w:rsidR="00AE1585" w:rsidRDefault="00AE1585" w:rsidP="00AE1585"/>
    <w:p w14:paraId="1673E404" w14:textId="443FDA44" w:rsidR="00DC01D8" w:rsidRPr="005D1CD9" w:rsidRDefault="00D81B03" w:rsidP="00B32182">
      <w:pPr>
        <w:pStyle w:val="Heading1"/>
        <w:rPr>
          <w:rFonts w:eastAsia="SimSun"/>
          <w:b/>
          <w:i/>
        </w:rPr>
      </w:pPr>
      <w:bookmarkStart w:id="18" w:name="_Toc519792482"/>
      <w:r w:rsidRPr="005D1CD9">
        <w:rPr>
          <w:rFonts w:eastAsia="SimSun"/>
          <w:sz w:val="32"/>
          <w:szCs w:val="32"/>
        </w:rPr>
        <w:lastRenderedPageBreak/>
        <w:t>2</w:t>
      </w:r>
      <w:r w:rsidRPr="005D1CD9">
        <w:rPr>
          <w:rFonts w:eastAsia="SimSun"/>
          <w:sz w:val="32"/>
          <w:szCs w:val="32"/>
        </w:rPr>
        <w:tab/>
      </w:r>
      <w:r w:rsidR="00AF0179" w:rsidRPr="005D1CD9">
        <w:rPr>
          <w:rFonts w:eastAsia="SimSun"/>
          <w:sz w:val="32"/>
          <w:szCs w:val="32"/>
        </w:rPr>
        <w:t xml:space="preserve">Technical Story : </w:t>
      </w:r>
      <w:r w:rsidR="005C6C77" w:rsidRPr="005D1CD9">
        <w:rPr>
          <w:rFonts w:eastAsia="SimSun"/>
          <w:sz w:val="32"/>
          <w:szCs w:val="32"/>
        </w:rPr>
        <w:t xml:space="preserve">Implementation of </w:t>
      </w:r>
      <w:r w:rsidR="00F57C19">
        <w:rPr>
          <w:rFonts w:eastAsia="SimSun"/>
          <w:sz w:val="32"/>
          <w:szCs w:val="32"/>
        </w:rPr>
        <w:t xml:space="preserve">content </w:t>
      </w:r>
      <w:r w:rsidR="005C31F0">
        <w:rPr>
          <w:rFonts w:eastAsia="SimSun"/>
          <w:sz w:val="32"/>
          <w:szCs w:val="32"/>
        </w:rPr>
        <w:t xml:space="preserve">view and </w:t>
      </w:r>
      <w:r w:rsidR="00F57C19">
        <w:rPr>
          <w:rFonts w:eastAsia="SimSun"/>
          <w:sz w:val="32"/>
          <w:szCs w:val="32"/>
        </w:rPr>
        <w:t>resize option</w:t>
      </w:r>
      <w:r w:rsidR="00FD53FE">
        <w:rPr>
          <w:rFonts w:eastAsia="SimSun"/>
          <w:sz w:val="32"/>
          <w:szCs w:val="32"/>
        </w:rPr>
        <w:t>s</w:t>
      </w:r>
      <w:r w:rsidR="00B92F35" w:rsidRPr="00BE18A7">
        <w:rPr>
          <w:rFonts w:eastAsia="SimSun"/>
          <w:sz w:val="32"/>
          <w:szCs w:val="32"/>
        </w:rPr>
        <w:t>.</w:t>
      </w:r>
      <w:bookmarkEnd w:id="18"/>
      <w:r w:rsidRPr="005D1CD9">
        <w:rPr>
          <w:rFonts w:eastAsia="SimSun"/>
          <w:sz w:val="32"/>
          <w:szCs w:val="32"/>
        </w:rPr>
        <w:t xml:space="preserve"> </w:t>
      </w:r>
    </w:p>
    <w:p w14:paraId="79B45577" w14:textId="628C8B58" w:rsidR="009979DF" w:rsidRPr="009979DF" w:rsidRDefault="00B15AF9" w:rsidP="00B32182">
      <w:pPr>
        <w:pStyle w:val="Heading2"/>
      </w:pPr>
      <w:bookmarkStart w:id="19" w:name="_Toc519792483"/>
      <w:r w:rsidRPr="005D1CD9">
        <w:rPr>
          <w:sz w:val="28"/>
          <w:szCs w:val="28"/>
        </w:rPr>
        <w:t>2.1</w:t>
      </w:r>
      <w:r w:rsidRPr="005D1CD9">
        <w:rPr>
          <w:sz w:val="28"/>
          <w:szCs w:val="28"/>
        </w:rPr>
        <w:tab/>
      </w:r>
      <w:r w:rsidR="00E45873">
        <w:rPr>
          <w:sz w:val="28"/>
          <w:szCs w:val="28"/>
        </w:rPr>
        <w:t>Clint</w:t>
      </w:r>
      <w:r w:rsidR="00B92F35" w:rsidRPr="005D1CD9">
        <w:rPr>
          <w:sz w:val="28"/>
          <w:szCs w:val="28"/>
        </w:rPr>
        <w:t xml:space="preserve"> Side Implementation</w:t>
      </w:r>
      <w:bookmarkEnd w:id="19"/>
    </w:p>
    <w:p w14:paraId="27E1F66A" w14:textId="4095FAC6" w:rsidR="007C1553" w:rsidRDefault="00B65728" w:rsidP="00FD23A4">
      <w:pPr>
        <w:jc w:val="left"/>
      </w:pPr>
      <w:r>
        <w:t>In earlier version of PaperSave</w:t>
      </w:r>
      <w:r w:rsidR="009417F6">
        <w:t>,</w:t>
      </w:r>
      <w:r>
        <w:t xml:space="preserve"> </w:t>
      </w:r>
      <w:r w:rsidR="00933EF6">
        <w:t xml:space="preserve">we were having these buttons in ribbon bar.  In PaperSave 7.0, these features </w:t>
      </w:r>
      <w:r w:rsidR="009417F6">
        <w:t>should</w:t>
      </w:r>
      <w:r w:rsidR="00933EF6">
        <w:t xml:space="preserve"> be part of content viewer web app.   So, if we bind this image viewer in some other app it still works. </w:t>
      </w:r>
    </w:p>
    <w:p w14:paraId="06DFF134" w14:textId="77777777" w:rsidR="00B65728" w:rsidRPr="007C1553" w:rsidRDefault="00B65728" w:rsidP="007C1553"/>
    <w:tbl>
      <w:tblPr>
        <w:tblStyle w:val="TableGrid"/>
        <w:tblW w:w="8803" w:type="dxa"/>
        <w:tblInd w:w="1080" w:type="dxa"/>
        <w:tblLook w:val="04A0" w:firstRow="1" w:lastRow="0" w:firstColumn="1" w:lastColumn="0" w:noHBand="0" w:noVBand="1"/>
      </w:tblPr>
      <w:tblGrid>
        <w:gridCol w:w="1795"/>
        <w:gridCol w:w="3839"/>
        <w:gridCol w:w="2041"/>
        <w:gridCol w:w="1128"/>
      </w:tblGrid>
      <w:tr w:rsidR="007C1553" w14:paraId="0AFEA227" w14:textId="77777777" w:rsidTr="007C1553">
        <w:tc>
          <w:tcPr>
            <w:tcW w:w="1795" w:type="dxa"/>
            <w:shd w:val="clear" w:color="auto" w:fill="BFBFBF" w:themeFill="background1" w:themeFillShade="BF"/>
            <w:vAlign w:val="center"/>
          </w:tcPr>
          <w:p w14:paraId="741D734A" w14:textId="6859D9B5" w:rsidR="007C1553" w:rsidRPr="007C1553" w:rsidRDefault="007C1553" w:rsidP="00B32182">
            <w:r w:rsidRPr="007C1553">
              <w:t>Button</w:t>
            </w:r>
          </w:p>
        </w:tc>
        <w:tc>
          <w:tcPr>
            <w:tcW w:w="3839" w:type="dxa"/>
            <w:shd w:val="clear" w:color="auto" w:fill="BFBFBF" w:themeFill="background1" w:themeFillShade="BF"/>
            <w:vAlign w:val="center"/>
          </w:tcPr>
          <w:p w14:paraId="28DCCEA7" w14:textId="34D9FCBA" w:rsidR="007C1553" w:rsidRPr="007C1553" w:rsidRDefault="007C1553" w:rsidP="00B32182">
            <w:r w:rsidRPr="007C1553">
              <w:t>Tool Tip</w:t>
            </w:r>
          </w:p>
        </w:tc>
        <w:tc>
          <w:tcPr>
            <w:tcW w:w="2041" w:type="dxa"/>
            <w:shd w:val="clear" w:color="auto" w:fill="BFBFBF" w:themeFill="background1" w:themeFillShade="BF"/>
            <w:vAlign w:val="center"/>
          </w:tcPr>
          <w:p w14:paraId="39F09E61" w14:textId="27AE5B5F" w:rsidR="007C1553" w:rsidRPr="007C1553" w:rsidRDefault="007C1553" w:rsidP="00B32182">
            <w:r w:rsidRPr="007C1553">
              <w:t>Control Type</w:t>
            </w:r>
          </w:p>
        </w:tc>
        <w:tc>
          <w:tcPr>
            <w:tcW w:w="1128" w:type="dxa"/>
            <w:shd w:val="clear" w:color="auto" w:fill="BFBFBF" w:themeFill="background1" w:themeFillShade="BF"/>
            <w:vAlign w:val="center"/>
          </w:tcPr>
          <w:p w14:paraId="5EF8D48A" w14:textId="2723BAA2" w:rsidR="007C1553" w:rsidRPr="007C1553" w:rsidRDefault="007C1553" w:rsidP="00B32182"/>
        </w:tc>
      </w:tr>
      <w:tr w:rsidR="00E45873" w14:paraId="36914097" w14:textId="77777777" w:rsidTr="007C1553">
        <w:tc>
          <w:tcPr>
            <w:tcW w:w="1795" w:type="dxa"/>
            <w:vAlign w:val="center"/>
          </w:tcPr>
          <w:p w14:paraId="42C33761" w14:textId="480BA6C2" w:rsidR="00E45873" w:rsidRDefault="00E45873" w:rsidP="00B32182">
            <w:r>
              <w:t>Actual Size</w:t>
            </w:r>
          </w:p>
        </w:tc>
        <w:tc>
          <w:tcPr>
            <w:tcW w:w="3839" w:type="dxa"/>
            <w:vAlign w:val="center"/>
          </w:tcPr>
          <w:p w14:paraId="56306379" w14:textId="751C8E2E" w:rsidR="00E45873" w:rsidRDefault="00E45873" w:rsidP="00B32182">
            <w:r>
              <w:t>Show the actual size of the page</w:t>
            </w:r>
          </w:p>
        </w:tc>
        <w:tc>
          <w:tcPr>
            <w:tcW w:w="2041" w:type="dxa"/>
            <w:vAlign w:val="center"/>
          </w:tcPr>
          <w:p w14:paraId="1964EDA1" w14:textId="48B18A59" w:rsidR="00E45873" w:rsidRDefault="00E45873" w:rsidP="00B32182">
            <w:r>
              <w:t>State Button</w:t>
            </w:r>
          </w:p>
        </w:tc>
        <w:tc>
          <w:tcPr>
            <w:tcW w:w="1128" w:type="dxa"/>
            <w:vMerge w:val="restart"/>
            <w:vAlign w:val="center"/>
          </w:tcPr>
          <w:p w14:paraId="4FFCF6B4" w14:textId="01C0E875" w:rsidR="00E45873" w:rsidRDefault="00E45873" w:rsidP="00B32182">
            <w:r>
              <w:t>Group 1</w:t>
            </w:r>
          </w:p>
        </w:tc>
      </w:tr>
      <w:tr w:rsidR="0071454E" w14:paraId="6D5844EC" w14:textId="77777777" w:rsidTr="007C1553">
        <w:trPr>
          <w:ins w:id="20" w:author="Shah, Jigar" w:date="2018-07-30T12:37:00Z"/>
        </w:trPr>
        <w:tc>
          <w:tcPr>
            <w:tcW w:w="1795" w:type="dxa"/>
            <w:vAlign w:val="center"/>
          </w:tcPr>
          <w:p w14:paraId="2FCBB837" w14:textId="1CD51CE6" w:rsidR="0071454E" w:rsidRDefault="0071454E" w:rsidP="0071454E">
            <w:pPr>
              <w:rPr>
                <w:ins w:id="21" w:author="Shah, Jigar" w:date="2018-07-30T12:37:00Z"/>
              </w:rPr>
            </w:pPr>
            <w:ins w:id="22" w:author="Shah, Jigar" w:date="2018-07-30T12:37:00Z">
              <w:r>
                <w:t>Fit Width</w:t>
              </w:r>
            </w:ins>
          </w:p>
        </w:tc>
        <w:tc>
          <w:tcPr>
            <w:tcW w:w="3839" w:type="dxa"/>
            <w:vAlign w:val="center"/>
          </w:tcPr>
          <w:p w14:paraId="3566F4EB" w14:textId="36C25FF3" w:rsidR="0071454E" w:rsidRDefault="0071454E" w:rsidP="0071454E">
            <w:pPr>
              <w:rPr>
                <w:ins w:id="23" w:author="Shah, Jigar" w:date="2018-07-30T12:37:00Z"/>
              </w:rPr>
            </w:pPr>
            <w:ins w:id="24" w:author="Shah, Jigar" w:date="2018-07-30T12:37:00Z">
              <w:r>
                <w:t>Fit the image width into the window</w:t>
              </w:r>
            </w:ins>
          </w:p>
        </w:tc>
        <w:tc>
          <w:tcPr>
            <w:tcW w:w="2041" w:type="dxa"/>
            <w:vAlign w:val="center"/>
          </w:tcPr>
          <w:p w14:paraId="49CEAB2B" w14:textId="59E7B030" w:rsidR="0071454E" w:rsidRDefault="0071454E" w:rsidP="0071454E">
            <w:pPr>
              <w:rPr>
                <w:ins w:id="25" w:author="Shah, Jigar" w:date="2018-07-30T12:37:00Z"/>
              </w:rPr>
            </w:pPr>
            <w:ins w:id="26" w:author="Shah, Jigar" w:date="2018-07-30T12:37:00Z">
              <w:r>
                <w:t>State Button</w:t>
              </w:r>
            </w:ins>
          </w:p>
        </w:tc>
        <w:tc>
          <w:tcPr>
            <w:tcW w:w="1128" w:type="dxa"/>
            <w:vMerge/>
            <w:vAlign w:val="center"/>
          </w:tcPr>
          <w:p w14:paraId="18897B9F" w14:textId="77777777" w:rsidR="0071454E" w:rsidRDefault="0071454E" w:rsidP="0071454E">
            <w:pPr>
              <w:rPr>
                <w:ins w:id="27" w:author="Shah, Jigar" w:date="2018-07-30T12:37:00Z"/>
              </w:rPr>
            </w:pPr>
          </w:p>
        </w:tc>
      </w:tr>
      <w:tr w:rsidR="0071454E" w14:paraId="3C088F65" w14:textId="77777777" w:rsidTr="007C1553">
        <w:tc>
          <w:tcPr>
            <w:tcW w:w="1795" w:type="dxa"/>
            <w:vAlign w:val="center"/>
          </w:tcPr>
          <w:p w14:paraId="45EA3CA7" w14:textId="32FA91EC" w:rsidR="0071454E" w:rsidRDefault="0071454E" w:rsidP="0071454E">
            <w:ins w:id="28" w:author="Shah, Jigar" w:date="2018-07-30T12:37:00Z">
              <w:r w:rsidRPr="0071454E">
                <w:t>Best Fit</w:t>
              </w:r>
            </w:ins>
          </w:p>
        </w:tc>
        <w:tc>
          <w:tcPr>
            <w:tcW w:w="3839" w:type="dxa"/>
            <w:vAlign w:val="center"/>
          </w:tcPr>
          <w:p w14:paraId="4625A889" w14:textId="1268FB20" w:rsidR="0071454E" w:rsidRDefault="0071454E" w:rsidP="0071454E">
            <w:ins w:id="29" w:author="Shah, Jigar" w:date="2018-07-30T12:37:00Z">
              <w:r>
                <w:t>Fit the image into the window</w:t>
              </w:r>
            </w:ins>
          </w:p>
        </w:tc>
        <w:tc>
          <w:tcPr>
            <w:tcW w:w="2041" w:type="dxa"/>
            <w:vAlign w:val="center"/>
          </w:tcPr>
          <w:p w14:paraId="2DBF6FC1" w14:textId="029B6B9F" w:rsidR="0071454E" w:rsidRDefault="0071454E" w:rsidP="0071454E">
            <w:ins w:id="30" w:author="Shah, Jigar" w:date="2018-07-30T12:37:00Z">
              <w:r>
                <w:t>State Button</w:t>
              </w:r>
            </w:ins>
          </w:p>
        </w:tc>
        <w:tc>
          <w:tcPr>
            <w:tcW w:w="1128" w:type="dxa"/>
            <w:vMerge/>
            <w:vAlign w:val="center"/>
          </w:tcPr>
          <w:p w14:paraId="242F0CBE" w14:textId="77777777" w:rsidR="0071454E" w:rsidRDefault="0071454E" w:rsidP="0071454E"/>
        </w:tc>
      </w:tr>
      <w:tr w:rsidR="0071454E" w14:paraId="7CFBF3F9" w14:textId="77777777" w:rsidTr="007C1553">
        <w:tc>
          <w:tcPr>
            <w:tcW w:w="1795" w:type="dxa"/>
            <w:vAlign w:val="center"/>
          </w:tcPr>
          <w:p w14:paraId="1CB9A1E2" w14:textId="45B02806" w:rsidR="0071454E" w:rsidRPr="0071454E" w:rsidRDefault="0071454E" w:rsidP="0071454E">
            <w:ins w:id="31" w:author="Shah, Jigar" w:date="2018-07-30T12:38:00Z">
              <w:r>
                <w:t>Custom Zoom</w:t>
              </w:r>
              <w:r w:rsidRPr="0071454E" w:rsidDel="0071454E">
                <w:t xml:space="preserve"> </w:t>
              </w:r>
            </w:ins>
          </w:p>
        </w:tc>
        <w:tc>
          <w:tcPr>
            <w:tcW w:w="3839" w:type="dxa"/>
            <w:vAlign w:val="center"/>
          </w:tcPr>
          <w:p w14:paraId="18842BF4" w14:textId="3A534AAA" w:rsidR="0071454E" w:rsidRDefault="0071454E" w:rsidP="0071454E">
            <w:ins w:id="32" w:author="Shah, Jigar" w:date="2018-07-30T12:38:00Z">
              <w:r>
                <w:t>Zoom</w:t>
              </w:r>
              <w:r w:rsidDel="0071454E">
                <w:t xml:space="preserve"> </w:t>
              </w:r>
            </w:ins>
          </w:p>
        </w:tc>
        <w:tc>
          <w:tcPr>
            <w:tcW w:w="2041" w:type="dxa"/>
            <w:vAlign w:val="center"/>
          </w:tcPr>
          <w:p w14:paraId="2196E2BE" w14:textId="6801B2C0" w:rsidR="0071454E" w:rsidRDefault="0071454E" w:rsidP="0071454E">
            <w:ins w:id="33" w:author="Shah, Jigar" w:date="2018-07-30T12:38:00Z">
              <w:r>
                <w:t>Slider Bar Control</w:t>
              </w:r>
              <w:r w:rsidDel="0071454E">
                <w:t xml:space="preserve"> </w:t>
              </w:r>
            </w:ins>
          </w:p>
        </w:tc>
        <w:tc>
          <w:tcPr>
            <w:tcW w:w="1128" w:type="dxa"/>
            <w:vMerge/>
            <w:vAlign w:val="center"/>
          </w:tcPr>
          <w:p w14:paraId="34856838" w14:textId="77777777" w:rsidR="0071454E" w:rsidRDefault="0071454E" w:rsidP="0071454E"/>
        </w:tc>
      </w:tr>
      <w:tr w:rsidR="0071454E" w14:paraId="13A67FCE" w14:textId="77777777" w:rsidTr="007C1553">
        <w:tc>
          <w:tcPr>
            <w:tcW w:w="1795" w:type="dxa"/>
            <w:vAlign w:val="center"/>
          </w:tcPr>
          <w:p w14:paraId="73074BD5" w14:textId="5531BF4C" w:rsidR="0071454E" w:rsidRDefault="0071454E" w:rsidP="0071454E">
            <w:r>
              <w:t>Single Page</w:t>
            </w:r>
          </w:p>
        </w:tc>
        <w:tc>
          <w:tcPr>
            <w:tcW w:w="3839" w:type="dxa"/>
            <w:vAlign w:val="center"/>
          </w:tcPr>
          <w:p w14:paraId="79F51DD7" w14:textId="6AEAFE39" w:rsidR="0071454E" w:rsidRDefault="0071454E" w:rsidP="0071454E">
            <w:r>
              <w:t>Single Page Display</w:t>
            </w:r>
          </w:p>
        </w:tc>
        <w:tc>
          <w:tcPr>
            <w:tcW w:w="2041" w:type="dxa"/>
            <w:vAlign w:val="center"/>
          </w:tcPr>
          <w:p w14:paraId="4B86BDDC" w14:textId="389E335D" w:rsidR="0071454E" w:rsidRDefault="0071454E" w:rsidP="0071454E">
            <w:r>
              <w:t>State Button</w:t>
            </w:r>
          </w:p>
        </w:tc>
        <w:tc>
          <w:tcPr>
            <w:tcW w:w="1128" w:type="dxa"/>
            <w:vMerge w:val="restart"/>
            <w:vAlign w:val="center"/>
          </w:tcPr>
          <w:p w14:paraId="0B2E8B66" w14:textId="40F77A76" w:rsidR="0071454E" w:rsidRDefault="0071454E" w:rsidP="0071454E">
            <w:r>
              <w:t>Group 2</w:t>
            </w:r>
          </w:p>
        </w:tc>
      </w:tr>
      <w:tr w:rsidR="0071454E" w14:paraId="574E7953" w14:textId="77777777" w:rsidTr="007C1553">
        <w:tc>
          <w:tcPr>
            <w:tcW w:w="1795" w:type="dxa"/>
            <w:vAlign w:val="center"/>
          </w:tcPr>
          <w:p w14:paraId="17666D9E" w14:textId="36F26EFF" w:rsidR="0071454E" w:rsidRDefault="0071454E" w:rsidP="0071454E">
            <w:r>
              <w:t>Horizontal Page</w:t>
            </w:r>
          </w:p>
        </w:tc>
        <w:tc>
          <w:tcPr>
            <w:tcW w:w="3839" w:type="dxa"/>
            <w:vAlign w:val="center"/>
          </w:tcPr>
          <w:p w14:paraId="4F87F886" w14:textId="0F9BB927" w:rsidR="0071454E" w:rsidRDefault="0071454E" w:rsidP="0071454E">
            <w:r>
              <w:t>Horizontal Page Display</w:t>
            </w:r>
          </w:p>
        </w:tc>
        <w:tc>
          <w:tcPr>
            <w:tcW w:w="2041" w:type="dxa"/>
            <w:vAlign w:val="center"/>
          </w:tcPr>
          <w:p w14:paraId="2E561A60" w14:textId="0BC3482A" w:rsidR="0071454E" w:rsidRDefault="0071454E" w:rsidP="0071454E">
            <w:r>
              <w:t>State Button</w:t>
            </w:r>
          </w:p>
        </w:tc>
        <w:tc>
          <w:tcPr>
            <w:tcW w:w="1128" w:type="dxa"/>
            <w:vMerge/>
            <w:vAlign w:val="center"/>
          </w:tcPr>
          <w:p w14:paraId="383EABB8" w14:textId="77777777" w:rsidR="0071454E" w:rsidRDefault="0071454E" w:rsidP="0071454E"/>
        </w:tc>
      </w:tr>
      <w:tr w:rsidR="0071454E" w14:paraId="4488969F" w14:textId="77777777" w:rsidTr="007C1553">
        <w:tc>
          <w:tcPr>
            <w:tcW w:w="1795" w:type="dxa"/>
            <w:vAlign w:val="center"/>
          </w:tcPr>
          <w:p w14:paraId="1979655B" w14:textId="698D3EFC" w:rsidR="0071454E" w:rsidRPr="00F66FF7" w:rsidRDefault="0071454E" w:rsidP="0071454E">
            <w:pPr>
              <w:rPr>
                <w:b/>
              </w:rPr>
            </w:pPr>
            <w:r w:rsidRPr="00F66FF7">
              <w:rPr>
                <w:b/>
              </w:rPr>
              <w:t>Vertical Page</w:t>
            </w:r>
          </w:p>
        </w:tc>
        <w:tc>
          <w:tcPr>
            <w:tcW w:w="3839" w:type="dxa"/>
            <w:vAlign w:val="center"/>
          </w:tcPr>
          <w:p w14:paraId="613200A4" w14:textId="70C92399" w:rsidR="0071454E" w:rsidRDefault="0071454E" w:rsidP="0071454E">
            <w:r>
              <w:t>Vertical Page Display</w:t>
            </w:r>
          </w:p>
        </w:tc>
        <w:tc>
          <w:tcPr>
            <w:tcW w:w="2041" w:type="dxa"/>
            <w:vAlign w:val="center"/>
          </w:tcPr>
          <w:p w14:paraId="564F7057" w14:textId="239AA978" w:rsidR="0071454E" w:rsidRDefault="0071454E" w:rsidP="0071454E">
            <w:r>
              <w:t>State button</w:t>
            </w:r>
          </w:p>
        </w:tc>
        <w:tc>
          <w:tcPr>
            <w:tcW w:w="1128" w:type="dxa"/>
            <w:vMerge/>
            <w:vAlign w:val="center"/>
          </w:tcPr>
          <w:p w14:paraId="40958E80" w14:textId="77777777" w:rsidR="0071454E" w:rsidRDefault="0071454E" w:rsidP="0071454E"/>
        </w:tc>
      </w:tr>
      <w:tr w:rsidR="0071454E" w14:paraId="71055820" w14:textId="77777777" w:rsidTr="007C1553">
        <w:tc>
          <w:tcPr>
            <w:tcW w:w="1795" w:type="dxa"/>
            <w:vAlign w:val="center"/>
          </w:tcPr>
          <w:p w14:paraId="5FA126CB" w14:textId="5528240F" w:rsidR="0071454E" w:rsidRDefault="0071454E" w:rsidP="0071454E"/>
        </w:tc>
        <w:tc>
          <w:tcPr>
            <w:tcW w:w="3839" w:type="dxa"/>
            <w:vAlign w:val="center"/>
          </w:tcPr>
          <w:p w14:paraId="445A293D" w14:textId="7ECD2294" w:rsidR="0071454E" w:rsidRDefault="0071454E" w:rsidP="0071454E"/>
        </w:tc>
        <w:tc>
          <w:tcPr>
            <w:tcW w:w="2041" w:type="dxa"/>
            <w:vAlign w:val="center"/>
          </w:tcPr>
          <w:p w14:paraId="51ECEDCA" w14:textId="07D5CA8C" w:rsidR="0071454E" w:rsidRDefault="0071454E" w:rsidP="0071454E"/>
        </w:tc>
        <w:tc>
          <w:tcPr>
            <w:tcW w:w="1128" w:type="dxa"/>
            <w:vAlign w:val="center"/>
          </w:tcPr>
          <w:p w14:paraId="096B360D" w14:textId="77777777" w:rsidR="0071454E" w:rsidRDefault="0071454E" w:rsidP="0071454E"/>
        </w:tc>
      </w:tr>
    </w:tbl>
    <w:p w14:paraId="471FE7AD" w14:textId="519683FA" w:rsidR="00E45873" w:rsidRDefault="00E45873" w:rsidP="00933EF6"/>
    <w:p w14:paraId="1651E3B1" w14:textId="772DA232" w:rsidR="00933EF6" w:rsidRDefault="00933EF6" w:rsidP="003B29A1">
      <w:pPr>
        <w:pStyle w:val="ListParagraph"/>
        <w:pPrChange w:id="34" w:author="Shah, Jigar" w:date="2018-07-30T12:47:00Z">
          <w:pPr>
            <w:pStyle w:val="ListParagraph"/>
            <w:numPr>
              <w:numId w:val="8"/>
            </w:numPr>
          </w:pPr>
        </w:pPrChange>
      </w:pPr>
      <w:r>
        <w:t>Create state button in exactly in same order as mention in Image</w:t>
      </w:r>
      <w:r w:rsidR="00E510B5">
        <w:t>(</w:t>
      </w:r>
      <w:r w:rsidR="00F66FF7">
        <w:t>under scope section</w:t>
      </w:r>
      <w:r w:rsidR="00E510B5">
        <w:t>)</w:t>
      </w:r>
      <w:r>
        <w:t>.</w:t>
      </w:r>
    </w:p>
    <w:p w14:paraId="1E3BD8AF" w14:textId="77777777" w:rsidR="00F66FF7" w:rsidRDefault="00F66FF7" w:rsidP="00067601">
      <w:pPr>
        <w:ind w:left="720"/>
        <w:pPrChange w:id="35" w:author="Shah, Jigar" w:date="2018-07-30T12:43:00Z">
          <w:pPr>
            <w:pStyle w:val="ListParagraph"/>
            <w:numPr>
              <w:numId w:val="0"/>
            </w:numPr>
            <w:ind w:firstLine="0"/>
          </w:pPr>
        </w:pPrChange>
      </w:pPr>
    </w:p>
    <w:p w14:paraId="70A0BED0" w14:textId="01C1162D" w:rsidR="00933EF6" w:rsidRDefault="00933EF6" w:rsidP="003B29A1">
      <w:pPr>
        <w:pStyle w:val="ListParagraph"/>
      </w:pPr>
      <w:r>
        <w:t xml:space="preserve">There will be no </w:t>
      </w:r>
      <w:r w:rsidRPr="00933EF6">
        <w:rPr>
          <w:b/>
        </w:rPr>
        <w:t>Fit height</w:t>
      </w:r>
      <w:r>
        <w:t xml:space="preserve"> button as lead tools don’t have it separately.  Best fit will coverup that requirement.</w:t>
      </w:r>
    </w:p>
    <w:p w14:paraId="677C74B1" w14:textId="77777777" w:rsidR="00F66FF7" w:rsidRDefault="00F66FF7" w:rsidP="00067601">
      <w:pPr>
        <w:ind w:left="720"/>
        <w:pPrChange w:id="36" w:author="Shah, Jigar" w:date="2018-07-30T12:43:00Z">
          <w:pPr>
            <w:pStyle w:val="ListParagraph"/>
            <w:numPr>
              <w:numId w:val="0"/>
            </w:numPr>
            <w:ind w:firstLine="0"/>
          </w:pPr>
        </w:pPrChange>
      </w:pPr>
    </w:p>
    <w:p w14:paraId="0FF57AA8" w14:textId="282DFCC7" w:rsidR="00933EF6" w:rsidRDefault="00933EF6" w:rsidP="003B29A1">
      <w:pPr>
        <w:pStyle w:val="ListParagraph"/>
      </w:pPr>
      <w:r>
        <w:t>Create slider bar by combining Zoom In, Zoom Out  &amp; Custom Zoom.  After creating slider bar there is no requirement of separate Zoom In, Zoom out buttons.</w:t>
      </w:r>
    </w:p>
    <w:p w14:paraId="7E81BF77" w14:textId="77777777" w:rsidR="00177033" w:rsidRDefault="00177033" w:rsidP="00067601">
      <w:pPr>
        <w:ind w:left="720"/>
        <w:pPrChange w:id="37" w:author="Shah, Jigar" w:date="2018-07-30T12:43:00Z">
          <w:pPr>
            <w:pStyle w:val="ListParagraph"/>
            <w:numPr>
              <w:numId w:val="0"/>
            </w:numPr>
            <w:ind w:firstLine="0"/>
          </w:pPr>
        </w:pPrChange>
      </w:pPr>
    </w:p>
    <w:p w14:paraId="478354D6" w14:textId="306B2F1D" w:rsidR="00F66FF7" w:rsidRDefault="00933EF6" w:rsidP="003B29A1">
      <w:pPr>
        <w:pStyle w:val="ListParagraph"/>
      </w:pPr>
      <w:r>
        <w:t xml:space="preserve">There </w:t>
      </w:r>
      <w:r w:rsidR="00177033">
        <w:t xml:space="preserve">should be </w:t>
      </w:r>
      <w:r>
        <w:t xml:space="preserve">two group basically for state buttons.  So, </w:t>
      </w:r>
      <w:r w:rsidR="00177033">
        <w:t xml:space="preserve">user </w:t>
      </w:r>
      <w:r>
        <w:t>can select any one option from each group.</w:t>
      </w:r>
      <w:r w:rsidR="00F66FF7">
        <w:t xml:space="preserve"> </w:t>
      </w:r>
    </w:p>
    <w:p w14:paraId="1E7CF2D5" w14:textId="5FEDD4BF" w:rsidR="00F66FF7" w:rsidRDefault="00933EF6" w:rsidP="003B29A1">
      <w:pPr>
        <w:pStyle w:val="ListParagraph"/>
        <w:pPrChange w:id="38" w:author="Shah, Jigar" w:date="2018-07-30T12:47:00Z">
          <w:pPr>
            <w:pStyle w:val="ListParagraph"/>
            <w:numPr>
              <w:ilvl w:val="1"/>
              <w:numId w:val="9"/>
            </w:numPr>
            <w:ind w:left="1440"/>
          </w:pPr>
        </w:pPrChange>
      </w:pPr>
      <w:r>
        <w:t>Actual Size, Fit Width &amp; Best Fit will be group 1.  User can select any one state from this group.</w:t>
      </w:r>
      <w:r w:rsidR="00177033">
        <w:t xml:space="preserve">  </w:t>
      </w:r>
      <w:r w:rsidR="00F66FF7">
        <w:t xml:space="preserve">Default will be best fit. So, in absense of </w:t>
      </w:r>
      <w:r w:rsidR="005F72BC">
        <w:t>user</w:t>
      </w:r>
      <w:r w:rsidR="00F66FF7">
        <w:t>config bestfit will be default behaviour.</w:t>
      </w:r>
    </w:p>
    <w:p w14:paraId="02EF83CC" w14:textId="064F0623" w:rsidR="005F72BC" w:rsidRDefault="00933EF6" w:rsidP="003B29A1">
      <w:pPr>
        <w:pStyle w:val="ListParagraph"/>
        <w:pPrChange w:id="39" w:author="Shah, Jigar" w:date="2018-07-30T12:47:00Z">
          <w:pPr>
            <w:pStyle w:val="ListParagraph"/>
            <w:numPr>
              <w:ilvl w:val="1"/>
              <w:numId w:val="9"/>
            </w:numPr>
            <w:ind w:left="1440"/>
          </w:pPr>
        </w:pPrChange>
      </w:pPr>
      <w:r>
        <w:t>Single Page, Horizontal Page, Vertical page will be Group 2.  User can select any one state from this group.</w:t>
      </w:r>
      <w:r w:rsidR="00177033">
        <w:t xml:space="preserve">  </w:t>
      </w:r>
      <w:r w:rsidR="005F72BC">
        <w:t>Default will be “Vertical Page”.  So, in absense of userconfig it will render in vertical page view.</w:t>
      </w:r>
    </w:p>
    <w:p w14:paraId="1B6444EA" w14:textId="402FA06F" w:rsidR="00177033" w:rsidRDefault="00177033" w:rsidP="00B32182">
      <w:pPr>
        <w:ind w:left="720"/>
      </w:pPr>
    </w:p>
    <w:p w14:paraId="7E2A92A5" w14:textId="073F8931" w:rsidR="00177033" w:rsidRDefault="00177033" w:rsidP="00B32182">
      <w:pPr>
        <w:ind w:left="720"/>
      </w:pPr>
    </w:p>
    <w:p w14:paraId="2B7ED346" w14:textId="77777777" w:rsidR="00177033" w:rsidRDefault="00177033" w:rsidP="00B32182">
      <w:pPr>
        <w:ind w:left="720"/>
      </w:pPr>
    </w:p>
    <w:p w14:paraId="552128D3" w14:textId="44F67CA8" w:rsidR="009B2958" w:rsidRDefault="00933EF6" w:rsidP="003B29A1">
      <w:pPr>
        <w:pStyle w:val="ListParagraph"/>
      </w:pPr>
      <w:commentRangeStart w:id="40"/>
      <w:commentRangeStart w:id="41"/>
      <w:commentRangeStart w:id="42"/>
      <w:commentRangeStart w:id="43"/>
      <w:r>
        <w:t xml:space="preserve">Button state </w:t>
      </w:r>
      <w:r w:rsidR="00792DA6">
        <w:t>should</w:t>
      </w:r>
      <w:r>
        <w:t xml:space="preserve"> be </w:t>
      </w:r>
      <w:r w:rsidR="00792DA6">
        <w:t>stored</w:t>
      </w:r>
      <w:r>
        <w:t xml:space="preserve"> in database by </w:t>
      </w:r>
      <w:r w:rsidR="005F72BC">
        <w:t>PaperSave</w:t>
      </w:r>
      <w:r>
        <w:t xml:space="preserve"> API</w:t>
      </w:r>
      <w:r w:rsidR="007E58DB">
        <w:t xml:space="preserve"> under UserConfig table</w:t>
      </w:r>
      <w:r>
        <w:t>.</w:t>
      </w:r>
      <w:r w:rsidR="005F72BC">
        <w:t xml:space="preserve"> </w:t>
      </w:r>
      <w:r>
        <w:t xml:space="preserve"> </w:t>
      </w:r>
      <w:commentRangeEnd w:id="40"/>
      <w:r w:rsidR="00A22723">
        <w:rPr>
          <w:rStyle w:val="CommentReference"/>
          <w:rFonts w:eastAsia="Times New Roman" w:cs="Times New Roman"/>
        </w:rPr>
        <w:commentReference w:id="40"/>
      </w:r>
      <w:commentRangeEnd w:id="41"/>
      <w:r w:rsidR="006D11AD">
        <w:rPr>
          <w:rStyle w:val="CommentReference"/>
          <w:rFonts w:eastAsia="Times New Roman" w:cs="Times New Roman"/>
        </w:rPr>
        <w:commentReference w:id="41"/>
      </w:r>
      <w:commentRangeEnd w:id="42"/>
      <w:r w:rsidR="000B664A">
        <w:rPr>
          <w:rStyle w:val="CommentReference"/>
          <w:rFonts w:eastAsia="Times New Roman" w:cs="Times New Roman"/>
        </w:rPr>
        <w:commentReference w:id="42"/>
      </w:r>
      <w:commentRangeEnd w:id="43"/>
      <w:r w:rsidR="00363A95">
        <w:rPr>
          <w:rStyle w:val="CommentReference"/>
          <w:rFonts w:eastAsia="Times New Roman" w:cs="Times New Roman"/>
        </w:rPr>
        <w:commentReference w:id="43"/>
      </w:r>
    </w:p>
    <w:p w14:paraId="2BB96256" w14:textId="77777777" w:rsidR="005F72BC" w:rsidRDefault="005F72BC" w:rsidP="00067601">
      <w:pPr>
        <w:ind w:left="720"/>
        <w:pPrChange w:id="44" w:author="Shah, Jigar" w:date="2018-07-30T12:43:00Z">
          <w:pPr>
            <w:pStyle w:val="ListParagraph"/>
            <w:numPr>
              <w:numId w:val="0"/>
            </w:numPr>
            <w:ind w:firstLine="0"/>
          </w:pPr>
        </w:pPrChange>
      </w:pPr>
    </w:p>
    <w:p w14:paraId="404CB547" w14:textId="35B78A96" w:rsidR="009B2958" w:rsidRDefault="009B2958" w:rsidP="003B29A1">
      <w:pPr>
        <w:pStyle w:val="ListParagraph"/>
      </w:pPr>
      <w:r>
        <w:lastRenderedPageBreak/>
        <w:t>Following code is sample that how to bind events for any of these state button. I.e. BestFit</w:t>
      </w:r>
    </w:p>
    <w:p w14:paraId="2E479C11" w14:textId="6415D9D2" w:rsidR="009B2958" w:rsidRPr="009B2958" w:rsidRDefault="009B2958" w:rsidP="00B32182">
      <w:pPr>
        <w:ind w:left="720"/>
        <w:jc w:val="left"/>
      </w:pPr>
      <w:r w:rsidRPr="00792DA6">
        <w:rPr>
          <w:color w:val="00B0F0"/>
        </w:rPr>
        <w:t>btnBestFit.addEventListener</w:t>
      </w:r>
      <w:r w:rsidRPr="009B2958">
        <w:t>(</w:t>
      </w:r>
      <w:r w:rsidRPr="00B32182">
        <w:rPr>
          <w:color w:val="A31515"/>
        </w:rPr>
        <w:t>'click'</w:t>
      </w:r>
      <w:r w:rsidRPr="009B2958">
        <w:t xml:space="preserve">, </w:t>
      </w:r>
      <w:r w:rsidRPr="00B32182">
        <w:rPr>
          <w:color w:val="0000FF"/>
        </w:rPr>
        <w:t>function</w:t>
      </w:r>
      <w:r w:rsidRPr="009B2958">
        <w:t xml:space="preserve"> () {        documentViewer.commands.run(lt.Document.Viewer.DocumentViewerCommands.viewFitPage, </w:t>
      </w:r>
      <w:r w:rsidRPr="00B32182">
        <w:rPr>
          <w:color w:val="0000FF"/>
        </w:rPr>
        <w:t>null</w:t>
      </w:r>
      <w:r w:rsidRPr="009B2958">
        <w:t>);</w:t>
      </w:r>
    </w:p>
    <w:p w14:paraId="0C3B110B" w14:textId="77777777" w:rsidR="009B2958" w:rsidRPr="009B2958" w:rsidRDefault="009B2958" w:rsidP="00B32182">
      <w:pPr>
        <w:ind w:left="1080" w:hanging="360"/>
        <w:jc w:val="left"/>
        <w:rPr>
          <w:rFonts w:ascii="Consolas" w:eastAsia="SimSun" w:hAnsi="Consolas" w:cs="Consolas"/>
          <w:color w:val="000000"/>
          <w:sz w:val="19"/>
          <w:szCs w:val="19"/>
        </w:rPr>
      </w:pPr>
      <w:r w:rsidRPr="009B2958">
        <w:rPr>
          <w:rFonts w:ascii="Consolas" w:eastAsia="SimSun" w:hAnsi="Consolas" w:cs="Consolas"/>
          <w:color w:val="000000"/>
          <w:sz w:val="19"/>
          <w:szCs w:val="19"/>
        </w:rPr>
        <w:t xml:space="preserve">        setviewfocus(</w:t>
      </w:r>
      <w:r w:rsidRPr="009B2958">
        <w:rPr>
          <w:rFonts w:ascii="Consolas" w:eastAsia="SimSun" w:hAnsi="Consolas" w:cs="Consolas"/>
          <w:color w:val="0000FF"/>
          <w:sz w:val="19"/>
          <w:szCs w:val="19"/>
        </w:rPr>
        <w:t>this</w:t>
      </w:r>
      <w:r w:rsidRPr="009B2958">
        <w:rPr>
          <w:rFonts w:ascii="Consolas" w:eastAsia="SimSun" w:hAnsi="Consolas" w:cs="Consolas"/>
          <w:color w:val="000000"/>
          <w:sz w:val="19"/>
          <w:szCs w:val="19"/>
        </w:rPr>
        <w:t>);</w:t>
      </w:r>
    </w:p>
    <w:p w14:paraId="2C5FAE6D" w14:textId="53839016" w:rsidR="009B2958" w:rsidRDefault="009B2958" w:rsidP="00B32182">
      <w:pPr>
        <w:ind w:left="720"/>
        <w:jc w:val="left"/>
      </w:pPr>
      <w:r>
        <w:t xml:space="preserve">    });</w:t>
      </w:r>
    </w:p>
    <w:p w14:paraId="7A10FA87" w14:textId="2437E81D" w:rsidR="00741618" w:rsidRDefault="009B2958" w:rsidP="00B32182">
      <w:pPr>
        <w:ind w:left="720"/>
        <w:jc w:val="left"/>
      </w:pPr>
      <w:r>
        <w:t xml:space="preserve">Enum </w:t>
      </w:r>
      <w:r w:rsidRPr="009B2958">
        <w:t>“lt.Document.Viewer.DocumentViewerCommands”</w:t>
      </w:r>
      <w:r>
        <w:t xml:space="preserve"> </w:t>
      </w:r>
      <w:r w:rsidRPr="009B2958">
        <w:t xml:space="preserve">contains all action which needs to be performed. </w:t>
      </w:r>
      <w:r w:rsidR="005F72BC">
        <w:t xml:space="preserve"> All the events needs to handle in contentviewer.</w:t>
      </w:r>
      <w:r w:rsidR="00792DA6">
        <w:t>ts</w:t>
      </w:r>
      <w:r w:rsidR="005F72BC">
        <w:t xml:space="preserve"> file under </w:t>
      </w:r>
      <w:bookmarkStart w:id="45" w:name="_GoBack"/>
      <w:bookmarkEnd w:id="45"/>
      <w:r w:rsidR="005F72BC">
        <w:t>PaperSave.Server.ContentAPI project.</w:t>
      </w:r>
    </w:p>
    <w:p w14:paraId="762DB552" w14:textId="77777777" w:rsidR="00FD23A4" w:rsidRDefault="00FD23A4" w:rsidP="00B32182">
      <w:pPr>
        <w:ind w:left="720"/>
        <w:jc w:val="left"/>
      </w:pPr>
    </w:p>
    <w:p w14:paraId="42F5790E" w14:textId="4BF79EE4" w:rsidR="00807985" w:rsidRDefault="00BE5913" w:rsidP="003B29A1">
      <w:pPr>
        <w:pStyle w:val="ListParagraph"/>
      </w:pPr>
      <w:r>
        <w:t xml:space="preserve">We need to </w:t>
      </w:r>
      <w:r w:rsidR="00FD23A4">
        <w:t>preserve</w:t>
      </w:r>
      <w:r>
        <w:t xml:space="preserve"> state in </w:t>
      </w:r>
      <w:r w:rsidR="00D37A53">
        <w:t>UserConfig</w:t>
      </w:r>
      <w:r w:rsidR="00FD23A4">
        <w:t>.  To achieve that we should post “action” from contentviewer.</w:t>
      </w:r>
      <w:r w:rsidR="00792DA6">
        <w:t>ts</w:t>
      </w:r>
      <w:r w:rsidR="00FD23A4">
        <w:t xml:space="preserve"> to contentviewer.component.ts</w:t>
      </w:r>
      <w:r w:rsidR="005F72BC">
        <w:t>(angular)</w:t>
      </w:r>
      <w:r w:rsidR="00FD23A4">
        <w:t xml:space="preserve"> </w:t>
      </w:r>
      <w:r w:rsidR="005F72BC">
        <w:t>.</w:t>
      </w:r>
      <w:r w:rsidR="00FD23A4">
        <w:t xml:space="preserve"> “shared\component\contentviewer.component.ts”.</w:t>
      </w:r>
    </w:p>
    <w:p w14:paraId="70925E15" w14:textId="77777777" w:rsidR="00FD23A4" w:rsidRDefault="00FD23A4" w:rsidP="00067601">
      <w:pPr>
        <w:ind w:left="720"/>
        <w:pPrChange w:id="46" w:author="Shah, Jigar" w:date="2018-07-30T12:43:00Z">
          <w:pPr>
            <w:pStyle w:val="ListParagraph"/>
            <w:numPr>
              <w:numId w:val="0"/>
            </w:numPr>
            <w:ind w:firstLine="0"/>
          </w:pPr>
        </w:pPrChange>
      </w:pPr>
    </w:p>
    <w:p w14:paraId="212E77EB" w14:textId="4331A881" w:rsidR="00FD23A4" w:rsidRDefault="00FD23A4" w:rsidP="003B29A1">
      <w:pPr>
        <w:pStyle w:val="ListParagraph"/>
      </w:pPr>
      <w:r>
        <w:t>Based on incoming “Action” we need to call api for Add</w:t>
      </w:r>
      <w:r w:rsidR="007E58DB">
        <w:t xml:space="preserve"> or </w:t>
      </w:r>
      <w:r>
        <w:t>Update</w:t>
      </w:r>
      <w:r w:rsidR="00807985">
        <w:t xml:space="preserve"> </w:t>
      </w:r>
      <w:r>
        <w:t xml:space="preserve">UserConfig. This api will add or update </w:t>
      </w:r>
      <w:r w:rsidR="00792DA6">
        <w:t>based on</w:t>
      </w:r>
      <w:r>
        <w:t xml:space="preserve"> action clicked.</w:t>
      </w:r>
      <w:r w:rsidR="00807985">
        <w:t xml:space="preserve">  In Angular app, Get, Insert, Update methods are already available for UserConfig under userconfig.service.ts file.</w:t>
      </w:r>
      <w:r w:rsidR="00792DA6">
        <w:t xml:space="preserve">  </w:t>
      </w:r>
      <w:commentRangeStart w:id="47"/>
      <w:r w:rsidR="00792DA6">
        <w:t xml:space="preserve">So, just need to pass value &amp; configName.  </w:t>
      </w:r>
      <w:commentRangeEnd w:id="47"/>
      <w:r w:rsidR="0020487B">
        <w:rPr>
          <w:rStyle w:val="CommentReference"/>
          <w:rFonts w:eastAsia="Times New Roman" w:cs="Times New Roman"/>
        </w:rPr>
        <w:commentReference w:id="47"/>
      </w:r>
      <w:ins w:id="48" w:author="Shah, Jigar" w:date="2018-07-30T12:46:00Z">
        <w:r w:rsidR="00BB2AC3">
          <w:t xml:space="preserve">In case of CustomZoom need to pass </w:t>
        </w:r>
      </w:ins>
      <w:ins w:id="49" w:author="Shah, Jigar" w:date="2018-07-30T12:47:00Z">
        <w:r w:rsidR="00BB2AC3">
          <w:t>Zoom level as well. While retrival we will split string to get zoom value.</w:t>
        </w:r>
      </w:ins>
    </w:p>
    <w:tbl>
      <w:tblPr>
        <w:tblStyle w:val="TableGrid"/>
        <w:tblW w:w="0" w:type="auto"/>
        <w:tblInd w:w="1181" w:type="dxa"/>
        <w:tblLayout w:type="fixed"/>
        <w:tblLook w:val="04A0" w:firstRow="1" w:lastRow="0" w:firstColumn="1" w:lastColumn="0" w:noHBand="0" w:noVBand="1"/>
        <w:tblPrChange w:id="50" w:author="Shah, Jigar" w:date="2018-07-30T12:41:00Z">
          <w:tblPr>
            <w:tblStyle w:val="TableGrid"/>
            <w:tblW w:w="0" w:type="auto"/>
            <w:tblInd w:w="1181" w:type="dxa"/>
            <w:tblLayout w:type="fixed"/>
            <w:tblLook w:val="04A0" w:firstRow="1" w:lastRow="0" w:firstColumn="1" w:lastColumn="0" w:noHBand="0" w:noVBand="1"/>
          </w:tblPr>
        </w:tblPrChange>
      </w:tblPr>
      <w:tblGrid>
        <w:gridCol w:w="1994"/>
        <w:gridCol w:w="2639"/>
        <w:gridCol w:w="1100"/>
        <w:gridCol w:w="2078"/>
        <w:tblGridChange w:id="51">
          <w:tblGrid>
            <w:gridCol w:w="1994"/>
            <w:gridCol w:w="1805"/>
            <w:gridCol w:w="1100"/>
            <w:gridCol w:w="2078"/>
          </w:tblGrid>
        </w:tblGridChange>
      </w:tblGrid>
      <w:tr w:rsidR="00CC10B3" w14:paraId="08A5AA35" w14:textId="77777777" w:rsidTr="00067601">
        <w:tc>
          <w:tcPr>
            <w:tcW w:w="1994" w:type="dxa"/>
            <w:tcPrChange w:id="52" w:author="Shah, Jigar" w:date="2018-07-30T12:41:00Z">
              <w:tcPr>
                <w:tcW w:w="1994" w:type="dxa"/>
              </w:tcPr>
            </w:tcPrChange>
          </w:tcPr>
          <w:p w14:paraId="4AA7368C" w14:textId="77777777" w:rsidR="00CC10B3" w:rsidRDefault="00CC10B3" w:rsidP="00C31AFA">
            <w:r>
              <w:t>Name</w:t>
            </w:r>
          </w:p>
        </w:tc>
        <w:tc>
          <w:tcPr>
            <w:tcW w:w="2639" w:type="dxa"/>
            <w:tcPrChange w:id="53" w:author="Shah, Jigar" w:date="2018-07-30T12:41:00Z">
              <w:tcPr>
                <w:tcW w:w="1805" w:type="dxa"/>
              </w:tcPr>
            </w:tcPrChange>
          </w:tcPr>
          <w:p w14:paraId="0BE47028" w14:textId="77777777" w:rsidR="00CC10B3" w:rsidRDefault="00CC10B3" w:rsidP="00C31AFA">
            <w:r>
              <w:t>Value</w:t>
            </w:r>
          </w:p>
        </w:tc>
        <w:tc>
          <w:tcPr>
            <w:tcW w:w="1100" w:type="dxa"/>
            <w:tcPrChange w:id="54" w:author="Shah, Jigar" w:date="2018-07-30T12:41:00Z">
              <w:tcPr>
                <w:tcW w:w="1100" w:type="dxa"/>
              </w:tcPr>
            </w:tcPrChange>
          </w:tcPr>
          <w:p w14:paraId="55AF5318" w14:textId="77777777" w:rsidR="00CC10B3" w:rsidRDefault="00CC10B3" w:rsidP="00C31AFA">
            <w:r>
              <w:t>Application_Id</w:t>
            </w:r>
          </w:p>
        </w:tc>
        <w:tc>
          <w:tcPr>
            <w:tcW w:w="2078" w:type="dxa"/>
            <w:tcPrChange w:id="55" w:author="Shah, Jigar" w:date="2018-07-30T12:41:00Z">
              <w:tcPr>
                <w:tcW w:w="2078" w:type="dxa"/>
              </w:tcPr>
            </w:tcPrChange>
          </w:tcPr>
          <w:p w14:paraId="4213B222" w14:textId="77777777" w:rsidR="00CC10B3" w:rsidRDefault="00CC10B3" w:rsidP="00C31AFA">
            <w:r>
              <w:t>TransactionType_Id</w:t>
            </w:r>
          </w:p>
        </w:tc>
      </w:tr>
      <w:tr w:rsidR="00CC10B3" w14:paraId="73F8BD52" w14:textId="77777777" w:rsidTr="00067601">
        <w:tc>
          <w:tcPr>
            <w:tcW w:w="1994" w:type="dxa"/>
            <w:tcPrChange w:id="56" w:author="Shah, Jigar" w:date="2018-07-30T12:41:00Z">
              <w:tcPr>
                <w:tcW w:w="1994" w:type="dxa"/>
              </w:tcPr>
            </w:tcPrChange>
          </w:tcPr>
          <w:p w14:paraId="567F5D4A" w14:textId="77777777" w:rsidR="00CC10B3" w:rsidRDefault="00CC10B3" w:rsidP="00C31AFA">
            <w:r>
              <w:t>ZoomMode</w:t>
            </w:r>
          </w:p>
        </w:tc>
        <w:tc>
          <w:tcPr>
            <w:tcW w:w="2639" w:type="dxa"/>
            <w:tcPrChange w:id="57" w:author="Shah, Jigar" w:date="2018-07-30T12:41:00Z">
              <w:tcPr>
                <w:tcW w:w="1805" w:type="dxa"/>
              </w:tcPr>
            </w:tcPrChange>
          </w:tcPr>
          <w:p w14:paraId="49E3EF8F" w14:textId="192A92D7" w:rsidR="00E269B3" w:rsidRPr="00E269B3" w:rsidRDefault="00E269B3" w:rsidP="00C31AFA">
            <w:r w:rsidRPr="00E269B3">
              <w:t>BestFit</w:t>
            </w:r>
            <w:r w:rsidRPr="00E269B3">
              <w:rPr>
                <w:rStyle w:val="CommentReference"/>
                <w:rFonts w:cs="Times New Roman"/>
              </w:rPr>
              <w:t xml:space="preserve"> </w:t>
            </w:r>
            <w:r w:rsidRPr="00E269B3">
              <w:rPr>
                <w:rStyle w:val="CommentReference"/>
                <w:rFonts w:cs="Times New Roman"/>
              </w:rPr>
              <w:commentReference w:id="58"/>
            </w:r>
          </w:p>
          <w:p w14:paraId="6F2AB5E6" w14:textId="29E4CEF2" w:rsidR="00CC10B3" w:rsidRDefault="00E269B3" w:rsidP="00C31AFA">
            <w:r>
              <w:t>ActualSize</w:t>
            </w:r>
            <w:commentRangeStart w:id="59"/>
          </w:p>
          <w:p w14:paraId="0893772C" w14:textId="77777777" w:rsidR="00067601" w:rsidRDefault="00E269B3" w:rsidP="00E269B3">
            <w:pPr>
              <w:rPr>
                <w:ins w:id="60" w:author="Shah, Jigar" w:date="2018-07-30T12:41:00Z"/>
              </w:rPr>
            </w:pPr>
            <w:r>
              <w:t>FitWidth</w:t>
            </w:r>
            <w:commentRangeEnd w:id="59"/>
            <w:r w:rsidR="00027891">
              <w:rPr>
                <w:rStyle w:val="CommentReference"/>
                <w:rFonts w:cs="Times New Roman"/>
              </w:rPr>
              <w:commentReference w:id="59"/>
            </w:r>
          </w:p>
          <w:p w14:paraId="5F7DDBC7" w14:textId="20A658A4" w:rsidR="00CC10B3" w:rsidRDefault="00BB2AC3" w:rsidP="00E269B3">
            <w:ins w:id="61" w:author="Shah, Jigar" w:date="2018-07-30T12:41:00Z">
              <w:r>
                <w:t>CustomZoom:12</w:t>
              </w:r>
            </w:ins>
            <w:ins w:id="62" w:author="Shah, Jigar" w:date="2018-07-30T12:47:00Z">
              <w:r>
                <w:t>7</w:t>
              </w:r>
            </w:ins>
          </w:p>
        </w:tc>
        <w:tc>
          <w:tcPr>
            <w:tcW w:w="1100" w:type="dxa"/>
            <w:tcPrChange w:id="63" w:author="Shah, Jigar" w:date="2018-07-30T12:41:00Z">
              <w:tcPr>
                <w:tcW w:w="1100" w:type="dxa"/>
              </w:tcPr>
            </w:tcPrChange>
          </w:tcPr>
          <w:p w14:paraId="7A6549BD" w14:textId="77777777" w:rsidR="00CC10B3" w:rsidRDefault="00CC10B3" w:rsidP="00C31AFA">
            <w:r>
              <w:t>1</w:t>
            </w:r>
          </w:p>
        </w:tc>
        <w:tc>
          <w:tcPr>
            <w:tcW w:w="2078" w:type="dxa"/>
            <w:tcPrChange w:id="64" w:author="Shah, Jigar" w:date="2018-07-30T12:41:00Z">
              <w:tcPr>
                <w:tcW w:w="2078" w:type="dxa"/>
              </w:tcPr>
            </w:tcPrChange>
          </w:tcPr>
          <w:p w14:paraId="1ACADFCF" w14:textId="77777777" w:rsidR="00CC10B3" w:rsidRDefault="00CC10B3" w:rsidP="00C31AFA">
            <w:r>
              <w:t>Null</w:t>
            </w:r>
          </w:p>
        </w:tc>
      </w:tr>
      <w:tr w:rsidR="00CC10B3" w14:paraId="1FD57DFE" w14:textId="77777777" w:rsidTr="00067601">
        <w:tc>
          <w:tcPr>
            <w:tcW w:w="1994" w:type="dxa"/>
            <w:tcPrChange w:id="65" w:author="Shah, Jigar" w:date="2018-07-30T12:41:00Z">
              <w:tcPr>
                <w:tcW w:w="1994" w:type="dxa"/>
              </w:tcPr>
            </w:tcPrChange>
          </w:tcPr>
          <w:p w14:paraId="2883EAAD" w14:textId="77777777" w:rsidR="00CC10B3" w:rsidRDefault="00CC10B3" w:rsidP="00C31AFA">
            <w:r>
              <w:t>PageLayout</w:t>
            </w:r>
          </w:p>
        </w:tc>
        <w:tc>
          <w:tcPr>
            <w:tcW w:w="2639" w:type="dxa"/>
            <w:tcPrChange w:id="66" w:author="Shah, Jigar" w:date="2018-07-30T12:41:00Z">
              <w:tcPr>
                <w:tcW w:w="1805" w:type="dxa"/>
              </w:tcPr>
            </w:tcPrChange>
          </w:tcPr>
          <w:p w14:paraId="67CEBA4C" w14:textId="4D3BD10F" w:rsidR="00CC10B3" w:rsidRDefault="00E269B3" w:rsidP="00C31AFA">
            <w:r>
              <w:t>SinglePage</w:t>
            </w:r>
            <w:commentRangeStart w:id="67"/>
            <w:commentRangeStart w:id="68"/>
          </w:p>
          <w:p w14:paraId="00CDF272" w14:textId="4F7B63EB" w:rsidR="00CC10B3" w:rsidRDefault="00E269B3" w:rsidP="00C31AFA">
            <w:r>
              <w:t>HorizontalPage</w:t>
            </w:r>
          </w:p>
          <w:commentRangeEnd w:id="67"/>
          <w:p w14:paraId="77DAA40D" w14:textId="28C12734" w:rsidR="00CC10B3" w:rsidRPr="00E269B3" w:rsidRDefault="00027891" w:rsidP="00C31AFA">
            <w:r w:rsidRPr="00E269B3">
              <w:rPr>
                <w:rStyle w:val="CommentReference"/>
                <w:rFonts w:cs="Times New Roman"/>
              </w:rPr>
              <w:commentReference w:id="67"/>
            </w:r>
            <w:commentRangeEnd w:id="68"/>
            <w:r w:rsidR="00E269B3" w:rsidRPr="00E269B3">
              <w:t xml:space="preserve">VerticalPage </w:t>
            </w:r>
            <w:r w:rsidR="00E269B3" w:rsidRPr="00E269B3">
              <w:commentReference w:id="68"/>
            </w:r>
          </w:p>
        </w:tc>
        <w:tc>
          <w:tcPr>
            <w:tcW w:w="1100" w:type="dxa"/>
            <w:tcPrChange w:id="69" w:author="Shah, Jigar" w:date="2018-07-30T12:41:00Z">
              <w:tcPr>
                <w:tcW w:w="1100" w:type="dxa"/>
              </w:tcPr>
            </w:tcPrChange>
          </w:tcPr>
          <w:p w14:paraId="19D4801C" w14:textId="77777777" w:rsidR="00CC10B3" w:rsidRDefault="00CC10B3" w:rsidP="00C31AFA">
            <w:r>
              <w:t>1</w:t>
            </w:r>
          </w:p>
        </w:tc>
        <w:tc>
          <w:tcPr>
            <w:tcW w:w="2078" w:type="dxa"/>
            <w:tcPrChange w:id="70" w:author="Shah, Jigar" w:date="2018-07-30T12:41:00Z">
              <w:tcPr>
                <w:tcW w:w="2078" w:type="dxa"/>
              </w:tcPr>
            </w:tcPrChange>
          </w:tcPr>
          <w:p w14:paraId="08437B15" w14:textId="77777777" w:rsidR="00CC10B3" w:rsidRDefault="00CC10B3" w:rsidP="00C31AFA">
            <w:r>
              <w:t>null</w:t>
            </w:r>
          </w:p>
        </w:tc>
      </w:tr>
      <w:tr w:rsidR="00E269B3" w:rsidDel="00067601" w14:paraId="5EDC3C82" w14:textId="76EB7135" w:rsidTr="00067601">
        <w:trPr>
          <w:del w:id="71" w:author="Shah, Jigar" w:date="2018-07-30T12:41:00Z"/>
        </w:trPr>
        <w:tc>
          <w:tcPr>
            <w:tcW w:w="1994" w:type="dxa"/>
            <w:tcPrChange w:id="72" w:author="Shah, Jigar" w:date="2018-07-30T12:41:00Z">
              <w:tcPr>
                <w:tcW w:w="1994" w:type="dxa"/>
              </w:tcPr>
            </w:tcPrChange>
          </w:tcPr>
          <w:p w14:paraId="31B43483" w14:textId="6C625BAF" w:rsidR="00E269B3" w:rsidDel="00067601" w:rsidRDefault="00E269B3" w:rsidP="00067601">
            <w:pPr>
              <w:ind w:left="720"/>
              <w:rPr>
                <w:del w:id="73" w:author="Shah, Jigar" w:date="2018-07-30T12:41:00Z"/>
              </w:rPr>
              <w:pPrChange w:id="74" w:author="Shah, Jigar" w:date="2018-07-30T12:43:00Z">
                <w:pPr/>
              </w:pPrChange>
            </w:pPr>
            <w:del w:id="75" w:author="Shah, Jigar" w:date="2018-07-30T12:41:00Z">
              <w:r w:rsidDel="00067601">
                <w:delText>CustomZoom</w:delText>
              </w:r>
            </w:del>
          </w:p>
        </w:tc>
        <w:tc>
          <w:tcPr>
            <w:tcW w:w="2639" w:type="dxa"/>
            <w:tcPrChange w:id="76" w:author="Shah, Jigar" w:date="2018-07-30T12:41:00Z">
              <w:tcPr>
                <w:tcW w:w="1805" w:type="dxa"/>
              </w:tcPr>
            </w:tcPrChange>
          </w:tcPr>
          <w:p w14:paraId="694F4341" w14:textId="63912B56" w:rsidR="00E269B3" w:rsidDel="00067601" w:rsidRDefault="00E269B3" w:rsidP="00067601">
            <w:pPr>
              <w:rPr>
                <w:del w:id="77" w:author="Shah, Jigar" w:date="2018-07-30T12:41:00Z"/>
              </w:rPr>
              <w:pPrChange w:id="78" w:author="Shah, Jigar" w:date="2018-07-30T12:43:00Z">
                <w:pPr/>
              </w:pPrChange>
            </w:pPr>
            <w:del w:id="79" w:author="Shah, Jigar" w:date="2018-07-30T12:41:00Z">
              <w:r w:rsidDel="00067601">
                <w:delText>120</w:delText>
              </w:r>
            </w:del>
          </w:p>
        </w:tc>
        <w:tc>
          <w:tcPr>
            <w:tcW w:w="1100" w:type="dxa"/>
            <w:tcPrChange w:id="80" w:author="Shah, Jigar" w:date="2018-07-30T12:41:00Z">
              <w:tcPr>
                <w:tcW w:w="1100" w:type="dxa"/>
              </w:tcPr>
            </w:tcPrChange>
          </w:tcPr>
          <w:p w14:paraId="20D40143" w14:textId="3525B84F" w:rsidR="00E269B3" w:rsidDel="00067601" w:rsidRDefault="00E269B3" w:rsidP="00067601">
            <w:pPr>
              <w:rPr>
                <w:del w:id="81" w:author="Shah, Jigar" w:date="2018-07-30T12:41:00Z"/>
              </w:rPr>
              <w:pPrChange w:id="82" w:author="Shah, Jigar" w:date="2018-07-30T12:43:00Z">
                <w:pPr/>
              </w:pPrChange>
            </w:pPr>
            <w:del w:id="83" w:author="Shah, Jigar" w:date="2018-07-30T12:41:00Z">
              <w:r w:rsidDel="00067601">
                <w:delText>1</w:delText>
              </w:r>
            </w:del>
          </w:p>
        </w:tc>
        <w:tc>
          <w:tcPr>
            <w:tcW w:w="2078" w:type="dxa"/>
            <w:tcPrChange w:id="84" w:author="Shah, Jigar" w:date="2018-07-30T12:41:00Z">
              <w:tcPr>
                <w:tcW w:w="2078" w:type="dxa"/>
              </w:tcPr>
            </w:tcPrChange>
          </w:tcPr>
          <w:p w14:paraId="0041295B" w14:textId="77DD113E" w:rsidR="00E269B3" w:rsidDel="00067601" w:rsidRDefault="00E269B3" w:rsidP="00067601">
            <w:pPr>
              <w:rPr>
                <w:del w:id="85" w:author="Shah, Jigar" w:date="2018-07-30T12:41:00Z"/>
              </w:rPr>
              <w:pPrChange w:id="86" w:author="Shah, Jigar" w:date="2018-07-30T12:43:00Z">
                <w:pPr/>
              </w:pPrChange>
            </w:pPr>
            <w:del w:id="87" w:author="Shah, Jigar" w:date="2018-07-30T12:41:00Z">
              <w:r w:rsidDel="00067601">
                <w:delText>null</w:delText>
              </w:r>
            </w:del>
          </w:p>
        </w:tc>
      </w:tr>
    </w:tbl>
    <w:p w14:paraId="7E53D67F" w14:textId="77777777" w:rsidR="00CC10B3" w:rsidRDefault="00CC10B3" w:rsidP="00067601">
      <w:pPr>
        <w:pPrChange w:id="88" w:author="Shah, Jigar" w:date="2018-07-30T12:43:00Z">
          <w:pPr>
            <w:pStyle w:val="ListParagraph"/>
            <w:numPr>
              <w:numId w:val="0"/>
            </w:numPr>
            <w:ind w:firstLine="0"/>
          </w:pPr>
        </w:pPrChange>
      </w:pPr>
    </w:p>
    <w:p w14:paraId="091F5B59" w14:textId="7B309B07" w:rsidR="005F72BC" w:rsidRDefault="005F72BC" w:rsidP="003B29A1">
      <w:pPr>
        <w:pStyle w:val="ListParagraph"/>
      </w:pPr>
      <w:r>
        <w:t xml:space="preserve">Once userconfigs get saved it will be available in userconfig.service.ts in angular app.  So, next time while setting iframe we will pass these values to contentviewer page.  Content viewer should render document based on these values. </w:t>
      </w:r>
    </w:p>
    <w:p w14:paraId="56B24545" w14:textId="3D47475D" w:rsidR="00BE5913" w:rsidRDefault="00BE5913" w:rsidP="00FD23A4">
      <w:pPr>
        <w:ind w:left="360"/>
      </w:pPr>
    </w:p>
    <w:p w14:paraId="59F4D4FA" w14:textId="1960153D" w:rsidR="00BE5913" w:rsidRDefault="007A5FD6" w:rsidP="00AA32FB">
      <w:pPr>
        <w:pStyle w:val="Heading2"/>
        <w:tabs>
          <w:tab w:val="left" w:pos="7651"/>
        </w:tabs>
      </w:pPr>
      <w:bookmarkStart w:id="89" w:name="_Toc519792484"/>
      <w:r>
        <w:t>2.1.1 Implementation of Unit Test</w:t>
      </w:r>
      <w:bookmarkEnd w:id="89"/>
      <w:r w:rsidR="00AA32FB">
        <w:tab/>
      </w:r>
    </w:p>
    <w:p w14:paraId="133353B2" w14:textId="0A165CB8" w:rsidR="00443658" w:rsidRDefault="005F72BC" w:rsidP="003B29A1">
      <w:pPr>
        <w:pStyle w:val="ListParagraph"/>
      </w:pPr>
      <w:r>
        <w:t>Write unit test for contentviewer.</w:t>
      </w:r>
      <w:r w:rsidR="00443658">
        <w:t xml:space="preserve">component.ts(angular) &amp; contentviewer.ts(content api). </w:t>
      </w:r>
    </w:p>
    <w:p w14:paraId="5B94C624" w14:textId="734DFE58" w:rsidR="00443658" w:rsidRDefault="00443658" w:rsidP="00067601">
      <w:pPr>
        <w:ind w:left="720"/>
        <w:pPrChange w:id="90" w:author="Shah, Jigar" w:date="2018-07-30T12:43:00Z">
          <w:pPr>
            <w:pStyle w:val="ListParagraph"/>
            <w:numPr>
              <w:numId w:val="0"/>
            </w:numPr>
            <w:ind w:firstLine="0"/>
          </w:pPr>
        </w:pPrChange>
      </w:pPr>
      <w:r>
        <w:t xml:space="preserve">Every component will contains spec.ts file. </w:t>
      </w:r>
    </w:p>
    <w:p w14:paraId="758244D1" w14:textId="032CCA62" w:rsidR="00443658" w:rsidRDefault="00443658" w:rsidP="00067601">
      <w:pPr>
        <w:ind w:left="720"/>
        <w:pPrChange w:id="91" w:author="Shah, Jigar" w:date="2018-07-30T12:43:00Z">
          <w:pPr>
            <w:pStyle w:val="ListParagraph"/>
            <w:numPr>
              <w:numId w:val="0"/>
            </w:numPr>
            <w:ind w:firstLine="0"/>
          </w:pPr>
        </w:pPrChange>
      </w:pPr>
      <w:r>
        <w:t xml:space="preserve">Angular project has already configuration of Karma &amp; Jasmin for unit test. </w:t>
      </w:r>
    </w:p>
    <w:p w14:paraId="685CC18E" w14:textId="5D76B90F" w:rsidR="00443658" w:rsidRDefault="00443658" w:rsidP="00067601">
      <w:pPr>
        <w:ind w:left="720"/>
        <w:pPrChange w:id="92" w:author="Shah, Jigar" w:date="2018-07-30T12:43:00Z">
          <w:pPr>
            <w:pStyle w:val="ListParagraph"/>
            <w:numPr>
              <w:numId w:val="0"/>
            </w:numPr>
            <w:ind w:firstLine="0"/>
          </w:pPr>
        </w:pPrChange>
      </w:pPr>
      <w:r>
        <w:t>For, ContentAPI project, we need to use jasmin as well.</w:t>
      </w:r>
    </w:p>
    <w:p w14:paraId="16EFC521" w14:textId="5ECE8A00" w:rsidR="00443658" w:rsidRDefault="00C059A4" w:rsidP="00067601">
      <w:pPr>
        <w:ind w:left="720"/>
        <w:pPrChange w:id="93" w:author="Shah, Jigar" w:date="2018-07-30T12:43:00Z">
          <w:pPr>
            <w:pStyle w:val="ListParagraph"/>
            <w:numPr>
              <w:numId w:val="0"/>
            </w:numPr>
            <w:ind w:firstLine="0"/>
          </w:pPr>
        </w:pPrChange>
      </w:pPr>
      <w:r>
        <w:lastRenderedPageBreak/>
        <w:fldChar w:fldCharType="begin"/>
      </w:r>
      <w:r>
        <w:instrText xml:space="preserve"> HYPERLINK "https://angular.io/guide/testing" </w:instrText>
      </w:r>
      <w:r>
        <w:fldChar w:fldCharType="separate"/>
      </w:r>
      <w:r w:rsidR="00443658">
        <w:rPr>
          <w:rStyle w:val="Hyperlink"/>
        </w:rPr>
        <w:t>https://angular.io/guide/testing</w:t>
      </w:r>
      <w:r>
        <w:rPr>
          <w:rStyle w:val="Hyperlink"/>
        </w:rPr>
        <w:fldChar w:fldCharType="end"/>
      </w:r>
    </w:p>
    <w:sectPr w:rsidR="00443658" w:rsidSect="008620CD">
      <w:footerReference w:type="default" r:id="rId20"/>
      <w:pgSz w:w="12240" w:h="15840" w:code="1"/>
      <w:pgMar w:top="1526" w:right="1080" w:bottom="720" w:left="1080" w:header="432" w:footer="418"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Patel, Himal" w:date="2018-07-24T13:34:00Z" w:initials="PH">
    <w:p w14:paraId="1ADC2815" w14:textId="44C1FF95" w:rsidR="00D55FCC" w:rsidRDefault="00D55FCC">
      <w:pPr>
        <w:pStyle w:val="CommentText"/>
      </w:pPr>
      <w:r>
        <w:rPr>
          <w:rStyle w:val="CommentReference"/>
        </w:rPr>
        <w:annotationRef/>
      </w:r>
      <w:r>
        <w:t>Why do we require to render it in iframe ?</w:t>
      </w:r>
    </w:p>
  </w:comment>
  <w:comment w:id="16" w:author="Shah, Jigar" w:date="2018-07-25T14:35:00Z" w:initials="JS">
    <w:p w14:paraId="31AC00FD" w14:textId="42E4FAF3" w:rsidR="006D11AD" w:rsidRDefault="006D11AD">
      <w:pPr>
        <w:pStyle w:val="CommentText"/>
      </w:pPr>
      <w:r>
        <w:rPr>
          <w:rStyle w:val="CommentReference"/>
        </w:rPr>
        <w:annotationRef/>
      </w:r>
      <w:r>
        <w:t xml:space="preserve">I agree on this. As of now we are moving this in Angular client it is not major job.. </w:t>
      </w:r>
      <w:r w:rsidR="006002CD">
        <w:t>Earlier wadih was insisting to have it in iframe hence we did it.  It would be nice to have it in angular. In any way it will not going to put load on client side as API will remain separate</w:t>
      </w:r>
    </w:p>
  </w:comment>
  <w:comment w:id="17" w:author="Patel, Himal" w:date="2018-07-27T08:37:00Z" w:initials="PH">
    <w:p w14:paraId="79E2E6F2" w14:textId="060FBCCC" w:rsidR="005467B4" w:rsidRDefault="005467B4">
      <w:pPr>
        <w:pStyle w:val="CommentText"/>
      </w:pPr>
      <w:r>
        <w:rPr>
          <w:rStyle w:val="CommentReference"/>
        </w:rPr>
        <w:annotationRef/>
      </w:r>
      <w:r>
        <w:t>Okay, I’ll check with the developer on the impact of using iframe and then will talk with Wadih Accordingly.</w:t>
      </w:r>
    </w:p>
  </w:comment>
  <w:comment w:id="40" w:author="Patel, Himal" w:date="2018-07-24T13:37:00Z" w:initials="PH">
    <w:p w14:paraId="47DD6C44" w14:textId="77777777" w:rsidR="00A22723" w:rsidRDefault="00A22723">
      <w:pPr>
        <w:pStyle w:val="CommentText"/>
      </w:pPr>
      <w:r>
        <w:rPr>
          <w:rStyle w:val="CommentReference"/>
        </w:rPr>
        <w:annotationRef/>
      </w:r>
      <w:r w:rsidR="00B87534">
        <w:t xml:space="preserve">We shouldn’t store all button state into the database. For example, group 1 has 3 buttons so instead of storing 3 configs, we should name the config for group 1 and then store the value of it. </w:t>
      </w:r>
      <w:r w:rsidR="00206C3A">
        <w:t>Same for Group2 and Custom Zoom.</w:t>
      </w:r>
    </w:p>
    <w:p w14:paraId="2A1FBB71" w14:textId="148F5681" w:rsidR="00206C3A" w:rsidRDefault="00206C3A">
      <w:pPr>
        <w:pStyle w:val="CommentText"/>
      </w:pPr>
      <w:r>
        <w:t xml:space="preserve">We also need to decide how Custom Zoom and Best fit will work together. </w:t>
      </w:r>
    </w:p>
  </w:comment>
  <w:comment w:id="41" w:author="Shah, Jigar" w:date="2018-07-25T14:31:00Z" w:initials="JS">
    <w:p w14:paraId="14FEC387" w14:textId="5B463F66" w:rsidR="006D11AD" w:rsidRDefault="006D11AD">
      <w:pPr>
        <w:pStyle w:val="CommentText"/>
      </w:pPr>
      <w:r>
        <w:rPr>
          <w:rStyle w:val="CommentReference"/>
        </w:rPr>
        <w:annotationRef/>
      </w:r>
      <w:r>
        <w:t>We are storing one config per group only. So it is not the case.</w:t>
      </w:r>
    </w:p>
    <w:p w14:paraId="30FB16C1" w14:textId="1CFD46E5" w:rsidR="006D11AD" w:rsidRDefault="006D11AD">
      <w:pPr>
        <w:pStyle w:val="CommentText"/>
      </w:pPr>
      <w:r>
        <w:t xml:space="preserve">For best fit vs Custom zoom, Ideally custom zoom should over ride.. </w:t>
      </w:r>
    </w:p>
  </w:comment>
  <w:comment w:id="42" w:author="Patel, Himal" w:date="2018-07-27T08:40:00Z" w:initials="PH">
    <w:p w14:paraId="62A092B6" w14:textId="68D0AD66" w:rsidR="000B664A" w:rsidRDefault="000B664A">
      <w:pPr>
        <w:pStyle w:val="CommentText"/>
      </w:pPr>
      <w:r>
        <w:rPr>
          <w:rStyle w:val="CommentReference"/>
        </w:rPr>
        <w:annotationRef/>
      </w:r>
      <w:r>
        <w:t xml:space="preserve">As we are </w:t>
      </w:r>
      <w:r w:rsidR="00080120">
        <w:t>storing the config value for Best Fit and Custom Zoom both, we would always find Custom Zoom config once added. So in that case, how would we decide that which config value to use ? Config Value for Best Fit or Config Value for Custom Zoom ?</w:t>
      </w:r>
    </w:p>
  </w:comment>
  <w:comment w:id="43" w:author="Shah, Jigar" w:date="2018-07-30T12:39:00Z" w:initials="SJ">
    <w:p w14:paraId="24CA12D1" w14:textId="301060EF" w:rsidR="00363A95" w:rsidRDefault="00363A95">
      <w:pPr>
        <w:pStyle w:val="CommentText"/>
        <w:rPr>
          <w:rStyle w:val="CommentReference"/>
        </w:rPr>
      </w:pPr>
      <w:r>
        <w:rPr>
          <w:rStyle w:val="CommentReference"/>
        </w:rPr>
        <w:annotationRef/>
      </w:r>
      <w:r w:rsidR="00067601">
        <w:rPr>
          <w:rStyle w:val="CommentReference"/>
        </w:rPr>
        <w:t>Your concern is right.  To resolve this I have put custom zoom in group 1 it self.  Value of Group 1 can be one of following.</w:t>
      </w:r>
    </w:p>
    <w:p w14:paraId="7F637036" w14:textId="78C5618B" w:rsidR="00067601" w:rsidRDefault="00067601" w:rsidP="00067601">
      <w:pPr>
        <w:pStyle w:val="CommentText"/>
        <w:numPr>
          <w:ilvl w:val="0"/>
          <w:numId w:val="11"/>
        </w:numPr>
        <w:rPr>
          <w:rStyle w:val="CommentReference"/>
        </w:rPr>
      </w:pPr>
      <w:r>
        <w:rPr>
          <w:rStyle w:val="CommentReference"/>
        </w:rPr>
        <w:t xml:space="preserve"> ActualSize</w:t>
      </w:r>
    </w:p>
    <w:p w14:paraId="473BF90C" w14:textId="5267C2E5" w:rsidR="00067601" w:rsidRDefault="00067601" w:rsidP="00067601">
      <w:pPr>
        <w:pStyle w:val="CommentText"/>
        <w:numPr>
          <w:ilvl w:val="0"/>
          <w:numId w:val="11"/>
        </w:numPr>
        <w:rPr>
          <w:rStyle w:val="CommentReference"/>
        </w:rPr>
      </w:pPr>
      <w:r>
        <w:rPr>
          <w:rStyle w:val="CommentReference"/>
        </w:rPr>
        <w:t>FitWidth</w:t>
      </w:r>
    </w:p>
    <w:p w14:paraId="71ACA481" w14:textId="3DCC9765" w:rsidR="00067601" w:rsidRDefault="00067601" w:rsidP="00067601">
      <w:pPr>
        <w:pStyle w:val="CommentText"/>
        <w:numPr>
          <w:ilvl w:val="0"/>
          <w:numId w:val="11"/>
        </w:numPr>
        <w:rPr>
          <w:rStyle w:val="CommentReference"/>
        </w:rPr>
      </w:pPr>
      <w:r>
        <w:rPr>
          <w:rStyle w:val="CommentReference"/>
        </w:rPr>
        <w:t>BestFit</w:t>
      </w:r>
    </w:p>
    <w:p w14:paraId="6CD8C5B2" w14:textId="476A7CDB" w:rsidR="00067601" w:rsidRDefault="00067601" w:rsidP="00067601">
      <w:pPr>
        <w:pStyle w:val="CommentText"/>
        <w:numPr>
          <w:ilvl w:val="0"/>
          <w:numId w:val="11"/>
        </w:numPr>
        <w:rPr>
          <w:rStyle w:val="CommentReference"/>
        </w:rPr>
      </w:pPr>
      <w:r>
        <w:rPr>
          <w:rStyle w:val="CommentReference"/>
        </w:rPr>
        <w:t xml:space="preserve">CustomZoom:127  </w:t>
      </w:r>
    </w:p>
    <w:p w14:paraId="5B44AD22" w14:textId="370386AB" w:rsidR="00067601" w:rsidRDefault="00067601" w:rsidP="00067601">
      <w:pPr>
        <w:pStyle w:val="CommentText"/>
        <w:rPr>
          <w:rStyle w:val="CommentReference"/>
        </w:rPr>
      </w:pPr>
      <w:r>
        <w:rPr>
          <w:rStyle w:val="CommentReference"/>
        </w:rPr>
        <w:t>In case of Custom Zooom it will be stored like #4</w:t>
      </w:r>
    </w:p>
    <w:p w14:paraId="607D5DBC" w14:textId="77777777" w:rsidR="00067601" w:rsidRDefault="00067601">
      <w:pPr>
        <w:pStyle w:val="CommentText"/>
        <w:rPr>
          <w:rStyle w:val="CommentReference"/>
        </w:rPr>
      </w:pPr>
    </w:p>
    <w:p w14:paraId="1EAAC0C9" w14:textId="7E6BA0BF" w:rsidR="00067601" w:rsidRDefault="00067601">
      <w:pPr>
        <w:pStyle w:val="CommentText"/>
        <w:rPr>
          <w:rStyle w:val="CommentReference"/>
        </w:rPr>
      </w:pPr>
    </w:p>
    <w:p w14:paraId="0202AC7D" w14:textId="598449F3" w:rsidR="00067601" w:rsidRDefault="00067601">
      <w:pPr>
        <w:pStyle w:val="CommentText"/>
        <w:rPr>
          <w:rStyle w:val="CommentReference"/>
        </w:rPr>
      </w:pPr>
    </w:p>
    <w:p w14:paraId="4315DD7F" w14:textId="77777777" w:rsidR="00067601" w:rsidRDefault="00067601">
      <w:pPr>
        <w:pStyle w:val="CommentText"/>
      </w:pPr>
    </w:p>
  </w:comment>
  <w:comment w:id="47" w:author="Patel, Himal" w:date="2018-07-24T13:53:00Z" w:initials="PH">
    <w:p w14:paraId="4BFE2301" w14:textId="41FF0547" w:rsidR="0020487B" w:rsidRDefault="0020487B">
      <w:pPr>
        <w:pStyle w:val="CommentText"/>
      </w:pPr>
      <w:r>
        <w:rPr>
          <w:rStyle w:val="CommentReference"/>
        </w:rPr>
        <w:annotationRef/>
      </w:r>
      <w:r>
        <w:t>W</w:t>
      </w:r>
      <w:r w:rsidR="002A7B79">
        <w:t>here would we store custom zoom</w:t>
      </w:r>
      <w:r>
        <w:t>?</w:t>
      </w:r>
    </w:p>
  </w:comment>
  <w:comment w:id="58" w:author="Shah, Jigar" w:date="2018-07-25T14:28:00Z" w:initials="JS">
    <w:p w14:paraId="21DF48C8" w14:textId="77777777" w:rsidR="00E269B3" w:rsidRDefault="00E269B3" w:rsidP="00E269B3">
      <w:pPr>
        <w:pStyle w:val="CommentText"/>
      </w:pPr>
      <w:r>
        <w:rPr>
          <w:rStyle w:val="CommentReference"/>
        </w:rPr>
        <w:annotationRef/>
      </w:r>
      <w:r>
        <w:t>done</w:t>
      </w:r>
    </w:p>
  </w:comment>
  <w:comment w:id="59" w:author="Patel, Himal" w:date="2018-07-24T13:42:00Z" w:initials="PH">
    <w:p w14:paraId="2B5E415B" w14:textId="03D8625E" w:rsidR="00027891" w:rsidRDefault="00027891">
      <w:pPr>
        <w:pStyle w:val="CommentText"/>
      </w:pPr>
      <w:r>
        <w:rPr>
          <w:rStyle w:val="CommentReference"/>
        </w:rPr>
        <w:annotationRef/>
      </w:r>
      <w:r>
        <w:t xml:space="preserve">Rather than using 1,2,3 we should use the actual value. </w:t>
      </w:r>
    </w:p>
  </w:comment>
  <w:comment w:id="67" w:author="Patel, Himal" w:date="2018-07-24T13:42:00Z" w:initials="PH">
    <w:p w14:paraId="1F4273F6" w14:textId="40D811AA" w:rsidR="00027891" w:rsidRDefault="00027891">
      <w:pPr>
        <w:pStyle w:val="CommentText"/>
      </w:pPr>
      <w:r>
        <w:rPr>
          <w:rStyle w:val="CommentReference"/>
        </w:rPr>
        <w:annotationRef/>
      </w:r>
      <w:r>
        <w:t>Same here.</w:t>
      </w:r>
    </w:p>
  </w:comment>
  <w:comment w:id="68" w:author="Shah, Jigar" w:date="2018-07-25T14:28:00Z" w:initials="JS">
    <w:p w14:paraId="0E4C8A1A" w14:textId="2F21ACBB" w:rsidR="00E269B3" w:rsidRDefault="00E269B3">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DC2815" w15:done="0"/>
  <w15:commentEx w15:paraId="31AC00FD" w15:paraIdParent="1ADC2815" w15:done="0"/>
  <w15:commentEx w15:paraId="79E2E6F2" w15:paraIdParent="1ADC2815" w15:done="0"/>
  <w15:commentEx w15:paraId="2A1FBB71" w15:done="0"/>
  <w15:commentEx w15:paraId="30FB16C1" w15:paraIdParent="2A1FBB71" w15:done="0"/>
  <w15:commentEx w15:paraId="62A092B6" w15:paraIdParent="2A1FBB71" w15:done="0"/>
  <w15:commentEx w15:paraId="4315DD7F" w15:paraIdParent="2A1FBB71" w15:done="0"/>
  <w15:commentEx w15:paraId="4BFE2301" w15:done="0"/>
  <w15:commentEx w15:paraId="21DF48C8" w15:paraIdParent="4BFE2301" w15:done="0"/>
  <w15:commentEx w15:paraId="2B5E415B" w15:done="0"/>
  <w15:commentEx w15:paraId="1F4273F6" w15:done="0"/>
  <w15:commentEx w15:paraId="0E4C8A1A" w15:paraIdParent="1F4273F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A1FB4F" w14:textId="77777777" w:rsidR="00C059A4" w:rsidRDefault="00C059A4" w:rsidP="00A21EDF">
      <w:r>
        <w:separator/>
      </w:r>
    </w:p>
    <w:p w14:paraId="4F32E35C" w14:textId="77777777" w:rsidR="00C059A4" w:rsidRDefault="00C059A4" w:rsidP="00A21EDF"/>
    <w:p w14:paraId="6E491C35" w14:textId="77777777" w:rsidR="00C059A4" w:rsidRDefault="00C059A4" w:rsidP="00A21EDF"/>
    <w:p w14:paraId="05CC0AA7" w14:textId="77777777" w:rsidR="00C059A4" w:rsidRDefault="00C059A4" w:rsidP="00A21EDF"/>
  </w:endnote>
  <w:endnote w:type="continuationSeparator" w:id="0">
    <w:p w14:paraId="39183C2E" w14:textId="77777777" w:rsidR="00C059A4" w:rsidRDefault="00C059A4" w:rsidP="00A21EDF">
      <w:r>
        <w:continuationSeparator/>
      </w:r>
    </w:p>
    <w:p w14:paraId="71C99423" w14:textId="77777777" w:rsidR="00C059A4" w:rsidRDefault="00C059A4" w:rsidP="00A21EDF"/>
    <w:p w14:paraId="5D450457" w14:textId="77777777" w:rsidR="00C059A4" w:rsidRDefault="00C059A4" w:rsidP="00A21EDF"/>
    <w:p w14:paraId="3BC460BC" w14:textId="77777777" w:rsidR="00C059A4" w:rsidRDefault="00C059A4" w:rsidP="00A21E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notTrueType/>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Shruti">
    <w:panose1 w:val="02000500000000000000"/>
    <w:charset w:val="01"/>
    <w:family w:val="roman"/>
    <w:notTrueType/>
    <w:pitch w:val="variable"/>
  </w:font>
  <w:font w:name="Verdana">
    <w:panose1 w:val="020B0604030504040204"/>
    <w:charset w:val="00"/>
    <w:family w:val="swiss"/>
    <w:pitch w:val="variable"/>
    <w:sig w:usb0="A10006FF" w:usb1="4000205B" w:usb2="00000010" w:usb3="00000000" w:csb0="0000019F" w:csb1="00000000"/>
  </w:font>
  <w:font w:name="MS Reference Sans Serif">
    <w:panose1 w:val="020B0604030504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DA7F4" w14:textId="77777777" w:rsidR="00972C0E" w:rsidRDefault="00972C0E" w:rsidP="00A21EDF">
    <w:pPr>
      <w:pStyle w:val="Footer"/>
      <w:rPr>
        <w:rFonts w:ascii="Verdana" w:hAnsi="Verdana"/>
      </w:rPr>
    </w:pPr>
    <w:r>
      <w:rPr>
        <w:noProof/>
        <w:lang w:bidi="gu-IN"/>
      </w:rPr>
      <mc:AlternateContent>
        <mc:Choice Requires="wps">
          <w:drawing>
            <wp:anchor distT="4294967294" distB="4294967294" distL="114300" distR="114300" simplePos="0" relativeHeight="251660288" behindDoc="0" locked="0" layoutInCell="1" allowOverlap="1" wp14:anchorId="679DA806" wp14:editId="679DA807">
              <wp:simplePos x="0" y="0"/>
              <wp:positionH relativeFrom="column">
                <wp:posOffset>0</wp:posOffset>
              </wp:positionH>
              <wp:positionV relativeFrom="paragraph">
                <wp:posOffset>119379</wp:posOffset>
              </wp:positionV>
              <wp:extent cx="6400800" cy="0"/>
              <wp:effectExtent l="38100" t="19050" r="57150" b="952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9525" cap="flat" cmpd="sng" algn="ctr">
                        <a:solidFill>
                          <a:srgbClr val="282828"/>
                        </a:solidFill>
                        <a:prstDash val="solid"/>
                      </a:ln>
                      <a:effectLst>
                        <a:outerShdw blurRad="381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2F90D2A0" id="Straight Connector 36"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0,9.4pt" to="7in,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" strokecolor="#282828">
              <v:shadow on="t" color="black" opacity="24903f" origin=",.5" offset="0,.55556mm"/>
              <o:lock v:ext="edit" shapetype="f"/>
            </v:line>
          </w:pict>
        </mc:Fallback>
      </mc:AlternateContent>
    </w:r>
  </w:p>
  <w:p w14:paraId="679DA7F5" w14:textId="77777777" w:rsidR="00972C0E" w:rsidRPr="002F642B" w:rsidRDefault="00972C0E" w:rsidP="00A21EDF">
    <w:pPr>
      <w:pStyle w:val="Footer"/>
      <w:rPr>
        <w:sz w:val="20"/>
      </w:rPr>
    </w:pPr>
    <w:r>
      <w:rPr>
        <w:sz w:val="18"/>
        <w:szCs w:val="18"/>
      </w:rPr>
      <w:tab/>
    </w:r>
    <w:r w:rsidRPr="00943610">
      <w:t>Information in this document is subject to change without notice. Contact your PaperSave Representative for the latest information.</w:t>
    </w:r>
  </w:p>
  <w:p w14:paraId="679DA7F6" w14:textId="77777777" w:rsidR="00972C0E" w:rsidRDefault="00972C0E" w:rsidP="00A21EDF">
    <w:pPr>
      <w:pStyle w:val="Footer"/>
    </w:pPr>
    <w:r w:rsidRPr="006411CF">
      <w:tab/>
    </w:r>
    <w:r w:rsidRPr="00756C8A">
      <w:t xml:space="preserve">Page </w:t>
    </w:r>
    <w:r>
      <w:fldChar w:fldCharType="begin"/>
    </w:r>
    <w:r>
      <w:instrText xml:space="preserve"> PAGE  \* roman  \* MERGEFORMAT </w:instrText>
    </w:r>
    <w:r>
      <w:fldChar w:fldCharType="separate"/>
    </w:r>
    <w:r>
      <w:rPr>
        <w:noProof/>
      </w:rPr>
      <w:t>i</w:t>
    </w:r>
    <w:r>
      <w:rPr>
        <w:noProof/>
      </w:rPr>
      <w:fldChar w:fldCharType="end"/>
    </w:r>
  </w:p>
  <w:p w14:paraId="679DA7F7" w14:textId="77777777" w:rsidR="00972C0E" w:rsidRDefault="00972C0E" w:rsidP="00A21ED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DA7FC" w14:textId="77777777" w:rsidR="00972C0E" w:rsidRDefault="00972C0E" w:rsidP="00AB2D69">
    <w:pPr>
      <w:pStyle w:val="Footer"/>
      <w:jc w:val="center"/>
    </w:pPr>
    <w:r>
      <w:rPr>
        <w:noProof/>
        <w:lang w:bidi="gu-IN"/>
      </w:rPr>
      <w:drawing>
        <wp:anchor distT="0" distB="0" distL="114300" distR="114300" simplePos="0" relativeHeight="251654144" behindDoc="1" locked="0" layoutInCell="1" allowOverlap="1" wp14:anchorId="679DA80A" wp14:editId="679DA80B">
          <wp:simplePos x="0" y="0"/>
          <wp:positionH relativeFrom="column">
            <wp:posOffset>-697865</wp:posOffset>
          </wp:positionH>
          <wp:positionV relativeFrom="paragraph">
            <wp:posOffset>-2141855</wp:posOffset>
          </wp:positionV>
          <wp:extent cx="7800975" cy="3562350"/>
          <wp:effectExtent l="0" t="0" r="9525" b="0"/>
          <wp:wrapNone/>
          <wp:docPr id="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0975" cy="356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9DA7FD" w14:textId="77777777" w:rsidR="00972C0E" w:rsidRDefault="00972C0E" w:rsidP="00AB2D69">
    <w:pPr>
      <w:jc w:val="center"/>
      <w:rPr>
        <w:rFonts w:ascii="MS Reference Sans Serif" w:hAnsi="MS Reference Sans Serif"/>
      </w:rPr>
    </w:pPr>
    <w:r>
      <w:rPr>
        <w:noProof/>
        <w:lang w:bidi="gu-IN"/>
      </w:rPr>
      <mc:AlternateContent>
        <mc:Choice Requires="wps">
          <w:drawing>
            <wp:anchor distT="0" distB="0" distL="114300" distR="114300" simplePos="0" relativeHeight="251657216" behindDoc="0" locked="0" layoutInCell="1" allowOverlap="1" wp14:anchorId="679DA80C" wp14:editId="679DA80D">
              <wp:simplePos x="0" y="0"/>
              <wp:positionH relativeFrom="column">
                <wp:posOffset>-684530</wp:posOffset>
              </wp:positionH>
              <wp:positionV relativeFrom="paragraph">
                <wp:posOffset>488315</wp:posOffset>
              </wp:positionV>
              <wp:extent cx="7781925" cy="258445"/>
              <wp:effectExtent l="0" t="0" r="9525" b="825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1925" cy="258445"/>
                      </a:xfrm>
                      <a:prstGeom prst="rect">
                        <a:avLst/>
                      </a:prstGeom>
                      <a:solidFill>
                        <a:srgbClr val="A5D377"/>
                      </a:solidFill>
                      <a:ln w="25400" cap="flat" cmpd="sng" algn="ctr">
                        <a:noFill/>
                        <a:prstDash val="solid"/>
                      </a:ln>
                      <a:effectLst/>
                    </wps:spPr>
                    <wps:txbx>
                      <w:txbxContent>
                        <w:p w14:paraId="679DA832" w14:textId="77777777" w:rsidR="00972C0E" w:rsidRPr="001A2416" w:rsidRDefault="00972C0E" w:rsidP="00AB2D69">
                          <w:pPr>
                            <w:jc w:val="center"/>
                            <w:rPr>
                              <w:color w:val="FFFFFF"/>
                            </w:rPr>
                          </w:pPr>
                          <w:r w:rsidRPr="001A2416">
                            <w:rPr>
                              <w:color w:val="FFFFFF"/>
                            </w:rPr>
                            <w:t>PaperSave is a product of WhiteOwl - www.whiteowlsolutions.com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DA80C" id="Rectangle 1" o:spid="_x0000_s1027" style="position:absolute;left:0;text-align:left;margin-left:-53.9pt;margin-top:38.45pt;width:612.75pt;height:20.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" fillcolor="#a5d377" stroked="f" strokeweight="2pt">
              <v:textbox inset="0,0,0,0">
                <w:txbxContent>
                  <w:p w14:paraId="679DA832" w14:textId="77777777" w:rsidR="00972C0E" w:rsidRPr="001A2416" w:rsidRDefault="00972C0E" w:rsidP="00AB2D69">
                    <w:pPr>
                      <w:jc w:val="center"/>
                      <w:rPr>
                        <w:color w:val="FFFFFF"/>
                      </w:rPr>
                    </w:pPr>
                    <w:r w:rsidRPr="001A2416">
                      <w:rPr>
                        <w:color w:val="FFFFFF"/>
                      </w:rPr>
                      <w:t>PaperSave is a product of WhiteOwl - www.whiteowlsolutions.com</w:t>
                    </w:r>
                  </w:p>
                </w:txbxContent>
              </v:textbox>
            </v:rect>
          </w:pict>
        </mc:Fallback>
      </mc:AlternateContent>
    </w:r>
    <w:r>
      <w:t>3</w:t>
    </w:r>
    <w:r w:rsidRPr="00EF648E">
      <w:t>150 Miami Green Way, 11th Floor, Miami, Florida – 33146. USA</w:t>
    </w:r>
    <w:r w:rsidRPr="00EF648E">
      <w:br/>
    </w:r>
    <w:r w:rsidRPr="001A2416">
      <w:rPr>
        <w:rFonts w:ascii="MS Reference Sans Serif" w:hAnsi="MS Reference Sans Serif" w:cs="Times New Roman"/>
        <w:noProof/>
        <w:lang w:bidi="gu-IN"/>
      </w:rPr>
      <w:drawing>
        <wp:inline distT="0" distB="0" distL="0" distR="0" wp14:anchorId="679DA80E" wp14:editId="679DA80F">
          <wp:extent cx="142875" cy="142875"/>
          <wp:effectExtent l="0" t="0" r="9525" b="952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EF648E">
      <w:t xml:space="preserve"> 877 727 3799     </w:t>
    </w:r>
    <w:r w:rsidRPr="001A2416">
      <w:rPr>
        <w:rFonts w:ascii="MS Reference Sans Serif" w:hAnsi="MS Reference Sans Serif" w:cs="Times New Roman"/>
        <w:noProof/>
        <w:lang w:bidi="gu-IN"/>
      </w:rPr>
      <w:drawing>
        <wp:inline distT="0" distB="0" distL="0" distR="0" wp14:anchorId="679DA810" wp14:editId="679DA811">
          <wp:extent cx="142875" cy="123825"/>
          <wp:effectExtent l="0" t="0" r="9525"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EF648E">
      <w:t xml:space="preserve"> 305 373 0056   </w:t>
    </w:r>
    <w:hyperlink r:id="rId4" w:history="1">
      <w:r w:rsidRPr="001A2416">
        <w:rPr>
          <w:noProof/>
          <w:color w:val="003863"/>
          <w:u w:val="single"/>
        </w:rPr>
        <w:t>www.papersave.com</w:t>
      </w:r>
    </w:hyperlink>
    <w:r>
      <w:rPr>
        <w:noProof/>
        <w:lang w:bidi="gu-IN"/>
      </w:rPr>
      <mc:AlternateContent>
        <mc:Choice Requires="wps">
          <w:drawing>
            <wp:anchor distT="0" distB="0" distL="114300" distR="114300" simplePos="0" relativeHeight="251656192" behindDoc="0" locked="0" layoutInCell="1" allowOverlap="1" wp14:anchorId="679DA812" wp14:editId="679DA813">
              <wp:simplePos x="0" y="0"/>
              <wp:positionH relativeFrom="column">
                <wp:posOffset>-762000</wp:posOffset>
              </wp:positionH>
              <wp:positionV relativeFrom="paragraph">
                <wp:posOffset>7886065</wp:posOffset>
              </wp:positionV>
              <wp:extent cx="7772400" cy="283210"/>
              <wp:effectExtent l="0" t="0" r="0" b="254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283210"/>
                      </a:xfrm>
                      <a:prstGeom prst="rect">
                        <a:avLst/>
                      </a:prstGeom>
                      <a:solidFill>
                        <a:srgbClr val="9FCB72"/>
                      </a:solidFill>
                      <a:ln w="25400" cap="flat" cmpd="sng" algn="ctr">
                        <a:noFill/>
                        <a:prstDash val="solid"/>
                      </a:ln>
                      <a:effectLst/>
                    </wps:spPr>
                    <wps:txbx>
                      <w:txbxContent>
                        <w:p w14:paraId="679DA833" w14:textId="77777777" w:rsidR="00972C0E" w:rsidRPr="000B2349" w:rsidRDefault="00972C0E" w:rsidP="00A21EDF">
                          <w:r w:rsidRPr="000B2349">
                            <w:t>PaperSave is a product of WhiteOwl</w:t>
                          </w:r>
                          <w:r>
                            <w:t xml:space="preserve"> -</w:t>
                          </w:r>
                          <w:r w:rsidRPr="000B2349">
                            <w:t xml:space="preserve"> www.whiteowlsolutions.com</w:t>
                          </w:r>
                        </w:p>
                        <w:p w14:paraId="679DA834" w14:textId="77777777" w:rsidR="00972C0E" w:rsidRDefault="00972C0E" w:rsidP="00A21ED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DA812" id="Rectangle 24" o:spid="_x0000_s1028" style="position:absolute;left:0;text-align:left;margin-left:-60pt;margin-top:620.95pt;width:612pt;height:22.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" fillcolor="#9fcb72" stroked="f" strokeweight="2pt">
              <v:textbox>
                <w:txbxContent>
                  <w:p w14:paraId="679DA833" w14:textId="77777777" w:rsidR="00972C0E" w:rsidRPr="000B2349" w:rsidRDefault="00972C0E" w:rsidP="00A21EDF">
                    <w:r w:rsidRPr="000B2349">
                      <w:t>PaperSave is a product of WhiteOwl</w:t>
                    </w:r>
                    <w:r>
                      <w:t xml:space="preserve"> -</w:t>
                    </w:r>
                    <w:r w:rsidRPr="000B2349">
                      <w:t xml:space="preserve"> www.whiteowlsolutions.com</w:t>
                    </w:r>
                  </w:p>
                  <w:p w14:paraId="679DA834" w14:textId="77777777" w:rsidR="00972C0E" w:rsidRDefault="00972C0E" w:rsidP="00A21EDF"/>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DA7FE" w14:textId="77777777" w:rsidR="00972C0E" w:rsidRPr="001A2416" w:rsidRDefault="00972C0E" w:rsidP="00545FE6">
    <w:pPr>
      <w:pStyle w:val="Footer"/>
      <w:rPr>
        <w:color w:val="5D5D5D"/>
        <w:sz w:val="16"/>
        <w:szCs w:val="16"/>
      </w:rPr>
    </w:pPr>
    <w:r>
      <w:rPr>
        <w:noProof/>
        <w:lang w:bidi="gu-IN"/>
      </w:rPr>
      <mc:AlternateContent>
        <mc:Choice Requires="wps">
          <w:drawing>
            <wp:anchor distT="4294967294" distB="4294967294" distL="114300" distR="114300" simplePos="0" relativeHeight="251661312" behindDoc="0" locked="0" layoutInCell="1" allowOverlap="1" wp14:anchorId="679DA814" wp14:editId="679DA815">
              <wp:simplePos x="0" y="0"/>
              <wp:positionH relativeFrom="column">
                <wp:posOffset>0</wp:posOffset>
              </wp:positionH>
              <wp:positionV relativeFrom="paragraph">
                <wp:posOffset>36829</wp:posOffset>
              </wp:positionV>
              <wp:extent cx="6400800" cy="0"/>
              <wp:effectExtent l="38100" t="19050" r="57150" b="952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9525" cap="flat" cmpd="sng" algn="ctr">
                        <a:solidFill>
                          <a:srgbClr val="282828"/>
                        </a:solidFill>
                        <a:prstDash val="solid"/>
                      </a:ln>
                      <a:effectLst>
                        <a:outerShdw blurRad="381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3DDC7810" id="Straight Connector 9"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0,2.9pt" to="7in,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" strokecolor="#282828">
              <v:shadow on="t" color="black" opacity="24903f" origin=",.5" offset="0,.55556mm"/>
              <o:lock v:ext="edit" shapetype="f"/>
            </v:line>
          </w:pict>
        </mc:Fallback>
      </mc:AlternateContent>
    </w:r>
  </w:p>
  <w:p w14:paraId="679DA7FF" w14:textId="77777777" w:rsidR="00972C0E" w:rsidRDefault="00972C0E" w:rsidP="00A21EDF">
    <w:pPr>
      <w:pStyle w:val="Footer"/>
    </w:pPr>
  </w:p>
  <w:p w14:paraId="679DA800" w14:textId="29D98788" w:rsidR="00972C0E" w:rsidRPr="00766427" w:rsidRDefault="00972C0E" w:rsidP="00487B31">
    <w:pPr>
      <w:pStyle w:val="Footer"/>
      <w:jc w:val="right"/>
    </w:pPr>
    <w:r w:rsidRPr="006411CF">
      <w:tab/>
    </w:r>
    <w:r w:rsidRPr="001A2416">
      <w:rPr>
        <w:color w:val="5D5D5D"/>
        <w:sz w:val="18"/>
        <w:szCs w:val="18"/>
      </w:rPr>
      <w:t xml:space="preserve">Page </w:t>
    </w:r>
    <w:r w:rsidRPr="001A2416">
      <w:rPr>
        <w:color w:val="5D5D5D"/>
        <w:sz w:val="18"/>
        <w:szCs w:val="18"/>
      </w:rPr>
      <w:fldChar w:fldCharType="begin"/>
    </w:r>
    <w:r w:rsidRPr="001A2416">
      <w:rPr>
        <w:color w:val="5D5D5D"/>
        <w:sz w:val="18"/>
        <w:szCs w:val="18"/>
      </w:rPr>
      <w:instrText xml:space="preserve"> PAGE   \* MERGEFORMAT </w:instrText>
    </w:r>
    <w:r w:rsidRPr="001A2416">
      <w:rPr>
        <w:color w:val="5D5D5D"/>
        <w:sz w:val="18"/>
        <w:szCs w:val="18"/>
      </w:rPr>
      <w:fldChar w:fldCharType="separate"/>
    </w:r>
    <w:r w:rsidR="003B29A1">
      <w:rPr>
        <w:noProof/>
        <w:color w:val="5D5D5D"/>
        <w:sz w:val="18"/>
        <w:szCs w:val="18"/>
      </w:rPr>
      <w:t>1</w:t>
    </w:r>
    <w:r w:rsidRPr="001A2416">
      <w:rPr>
        <w:color w:val="5D5D5D"/>
        <w:sz w:val="18"/>
        <w:szCs w:val="18"/>
      </w:rPr>
      <w:fldChar w:fldCharType="end"/>
    </w:r>
  </w:p>
  <w:p w14:paraId="679DA801" w14:textId="77777777" w:rsidR="00972C0E" w:rsidRDefault="00972C0E" w:rsidP="00A21ED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250E2A" w14:textId="77777777" w:rsidR="00C059A4" w:rsidRDefault="00C059A4" w:rsidP="00A21EDF">
      <w:r>
        <w:separator/>
      </w:r>
    </w:p>
    <w:p w14:paraId="469D322E" w14:textId="77777777" w:rsidR="00C059A4" w:rsidRDefault="00C059A4" w:rsidP="00A21EDF"/>
    <w:p w14:paraId="179AEF25" w14:textId="77777777" w:rsidR="00C059A4" w:rsidRDefault="00C059A4" w:rsidP="00A21EDF"/>
    <w:p w14:paraId="2DD52F84" w14:textId="77777777" w:rsidR="00C059A4" w:rsidRDefault="00C059A4" w:rsidP="00A21EDF"/>
  </w:footnote>
  <w:footnote w:type="continuationSeparator" w:id="0">
    <w:p w14:paraId="3C548033" w14:textId="77777777" w:rsidR="00C059A4" w:rsidRDefault="00C059A4" w:rsidP="00A21EDF">
      <w:r>
        <w:continuationSeparator/>
      </w:r>
    </w:p>
    <w:p w14:paraId="10C6ED49" w14:textId="77777777" w:rsidR="00C059A4" w:rsidRDefault="00C059A4" w:rsidP="00A21EDF"/>
    <w:p w14:paraId="3A89CB4F" w14:textId="77777777" w:rsidR="00C059A4" w:rsidRDefault="00C059A4" w:rsidP="00A21EDF"/>
    <w:p w14:paraId="53495B9B" w14:textId="77777777" w:rsidR="00C059A4" w:rsidRDefault="00C059A4" w:rsidP="00A21E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DA7F3" w14:textId="77777777" w:rsidR="00972C0E" w:rsidRDefault="00972C0E" w:rsidP="00A21EDF">
    <w:pPr>
      <w:pStyle w:val="Header"/>
    </w:pPr>
    <w:r>
      <w:rPr>
        <w:noProof/>
        <w:lang w:bidi="gu-IN"/>
      </w:rPr>
      <w:drawing>
        <wp:anchor distT="0" distB="0" distL="114300" distR="114300" simplePos="0" relativeHeight="251658240" behindDoc="0" locked="0" layoutInCell="1" allowOverlap="1" wp14:anchorId="679DA802" wp14:editId="679DA803">
          <wp:simplePos x="0" y="0"/>
          <wp:positionH relativeFrom="page">
            <wp:posOffset>5429885</wp:posOffset>
          </wp:positionH>
          <wp:positionV relativeFrom="paragraph">
            <wp:posOffset>22225</wp:posOffset>
          </wp:positionV>
          <wp:extent cx="1654810" cy="474980"/>
          <wp:effectExtent l="0" t="0" r="2540" b="1270"/>
          <wp:wrapTopAndBottom/>
          <wp:docPr id="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4810" cy="474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gu-IN"/>
      </w:rPr>
      <mc:AlternateContent>
        <mc:Choice Requires="wps">
          <w:drawing>
            <wp:anchor distT="4294967294" distB="4294967294" distL="114300" distR="114300" simplePos="0" relativeHeight="251659264" behindDoc="0" locked="0" layoutInCell="1" allowOverlap="1" wp14:anchorId="679DA804" wp14:editId="679DA805">
              <wp:simplePos x="0" y="0"/>
              <wp:positionH relativeFrom="column">
                <wp:posOffset>0</wp:posOffset>
              </wp:positionH>
              <wp:positionV relativeFrom="paragraph">
                <wp:posOffset>581659</wp:posOffset>
              </wp:positionV>
              <wp:extent cx="6400800" cy="0"/>
              <wp:effectExtent l="38100" t="19050" r="57150" b="952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9525" cap="flat" cmpd="sng" algn="ctr">
                        <a:solidFill>
                          <a:srgbClr val="282828"/>
                        </a:solidFill>
                        <a:prstDash val="solid"/>
                      </a:ln>
                      <a:effectLst>
                        <a:outerShdw blurRad="381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218892EC" id="Straight Connector 35"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0,45.8pt" to="7in,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" strokecolor="#282828">
              <v:shadow on="t" color="black" opacity="24903f" origin=",.5" offset="0,.55556mm"/>
              <o:lock v:ext="edit" shapetype="f"/>
            </v:line>
          </w:pict>
        </mc:Fallback>
      </mc:AlternateConten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DA7F8" w14:textId="77777777" w:rsidR="00972C0E" w:rsidRDefault="00972C0E" w:rsidP="00A21EDF">
    <w:pPr>
      <w:pStyle w:val="Header"/>
    </w:pPr>
    <w:r>
      <w:rPr>
        <w:noProof/>
        <w:lang w:bidi="gu-IN"/>
      </w:rPr>
      <w:drawing>
        <wp:anchor distT="0" distB="0" distL="114300" distR="114300" simplePos="0" relativeHeight="251655168" behindDoc="1" locked="0" layoutInCell="1" allowOverlap="1" wp14:anchorId="679DA808" wp14:editId="679DA809">
          <wp:simplePos x="0" y="0"/>
          <wp:positionH relativeFrom="margin">
            <wp:posOffset>952500</wp:posOffset>
          </wp:positionH>
          <wp:positionV relativeFrom="margin">
            <wp:posOffset>-1409700</wp:posOffset>
          </wp:positionV>
          <wp:extent cx="4495800" cy="1285875"/>
          <wp:effectExtent l="0" t="0" r="0" b="9525"/>
          <wp:wrapSquare wrapText="bothSides"/>
          <wp:docPr id="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9580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679DA7F9" w14:textId="77777777" w:rsidR="00972C0E" w:rsidRDefault="00972C0E" w:rsidP="00A21EDF">
    <w:pPr>
      <w:pStyle w:val="Header"/>
    </w:pPr>
  </w:p>
  <w:p w14:paraId="679DA7FA" w14:textId="77777777" w:rsidR="00972C0E" w:rsidRDefault="00972C0E" w:rsidP="00A21EDF">
    <w:pPr>
      <w:pStyle w:val="Header"/>
    </w:pPr>
  </w:p>
  <w:p w14:paraId="679DA7FB" w14:textId="77777777" w:rsidR="00972C0E" w:rsidRDefault="00972C0E" w:rsidP="00A21E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A2AD2"/>
    <w:multiLevelType w:val="hybridMultilevel"/>
    <w:tmpl w:val="983A9772"/>
    <w:lvl w:ilvl="0" w:tplc="C96835CC">
      <w:start w:val="1"/>
      <w:numFmt w:val="decimal"/>
      <w:pStyle w:val="PSNum2"/>
      <w:lvlText w:val="%1)"/>
      <w:lvlJc w:val="left"/>
      <w:pPr>
        <w:ind w:left="720" w:hanging="360"/>
      </w:pPr>
      <w:rPr>
        <w:rFonts w:hint="default"/>
      </w:rPr>
    </w:lvl>
    <w:lvl w:ilvl="1" w:tplc="719248B2">
      <w:start w:val="1"/>
      <w:numFmt w:val="lowerLetter"/>
      <w:pStyle w:val="PSNum2"/>
      <w:lvlText w:val="%2."/>
      <w:lvlJc w:val="left"/>
      <w:pPr>
        <w:ind w:left="1440" w:hanging="360"/>
      </w:pPr>
    </w:lvl>
    <w:lvl w:ilvl="2" w:tplc="2C2E6462">
      <w:start w:val="1"/>
      <w:numFmt w:val="lowerRoman"/>
      <w:pStyle w:val="PSNum3"/>
      <w:lvlText w:val="%3."/>
      <w:lvlJc w:val="right"/>
      <w:pPr>
        <w:ind w:left="2160" w:hanging="180"/>
      </w:pPr>
    </w:lvl>
    <w:lvl w:ilvl="3" w:tplc="EA8A4718">
      <w:start w:val="1"/>
      <w:numFmt w:val="decimal"/>
      <w:pStyle w:val="PSNum4"/>
      <w:lvlText w:val="%4."/>
      <w:lvlJc w:val="left"/>
      <w:pPr>
        <w:ind w:left="2880" w:hanging="360"/>
      </w:pPr>
    </w:lvl>
    <w:lvl w:ilvl="4" w:tplc="41E2CBF8">
      <w:start w:val="1"/>
      <w:numFmt w:val="lowerLetter"/>
      <w:pStyle w:val="PSNum5"/>
      <w:lvlText w:val="%5."/>
      <w:lvlJc w:val="left"/>
      <w:pPr>
        <w:ind w:left="3600" w:hanging="360"/>
      </w:pPr>
    </w:lvl>
    <w:lvl w:ilvl="5" w:tplc="F252B808">
      <w:start w:val="1"/>
      <w:numFmt w:val="lowerRoman"/>
      <w:pStyle w:val="PSNum6"/>
      <w:lvlText w:val="%6."/>
      <w:lvlJc w:val="right"/>
      <w:pPr>
        <w:ind w:left="4320" w:hanging="180"/>
      </w:pPr>
    </w:lvl>
    <w:lvl w:ilvl="6" w:tplc="A6A6C518">
      <w:start w:val="1"/>
      <w:numFmt w:val="decimal"/>
      <w:pStyle w:val="PSNum7"/>
      <w:lvlText w:val="%7."/>
      <w:lvlJc w:val="left"/>
      <w:pPr>
        <w:ind w:left="5040" w:hanging="360"/>
      </w:pPr>
    </w:lvl>
    <w:lvl w:ilvl="7" w:tplc="E3B88A72">
      <w:start w:val="1"/>
      <w:numFmt w:val="lowerLetter"/>
      <w:pStyle w:val="PSNum8"/>
      <w:lvlText w:val="%8."/>
      <w:lvlJc w:val="left"/>
      <w:pPr>
        <w:ind w:left="5760" w:hanging="360"/>
      </w:pPr>
    </w:lvl>
    <w:lvl w:ilvl="8" w:tplc="5420A514">
      <w:start w:val="1"/>
      <w:numFmt w:val="lowerRoman"/>
      <w:pStyle w:val="PSNum9"/>
      <w:lvlText w:val="%9."/>
      <w:lvlJc w:val="right"/>
      <w:pPr>
        <w:ind w:left="6480" w:hanging="180"/>
      </w:pPr>
    </w:lvl>
  </w:abstractNum>
  <w:abstractNum w:abstractNumId="1" w15:restartNumberingAfterBreak="0">
    <w:nsid w:val="0956509A"/>
    <w:multiLevelType w:val="multilevel"/>
    <w:tmpl w:val="E1A4DBD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CB2CF9"/>
    <w:multiLevelType w:val="hybridMultilevel"/>
    <w:tmpl w:val="E7D8FF84"/>
    <w:lvl w:ilvl="0" w:tplc="0854C13E">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9A4ECE"/>
    <w:multiLevelType w:val="multilevel"/>
    <w:tmpl w:val="2FA660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smallCap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smallCaps/>
      </w:rPr>
    </w:lvl>
    <w:lvl w:ilvl="8">
      <w:start w:val="1"/>
      <w:numFmt w:val="decimal"/>
      <w:pStyle w:val="Heading9"/>
      <w:lvlText w:val="%1.%2.%3.%4.%5.%6.%7.%8.%9"/>
      <w:lvlJc w:val="left"/>
      <w:pPr>
        <w:ind w:left="1584" w:hanging="158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abstractNum>
  <w:abstractNum w:abstractNumId="4" w15:restartNumberingAfterBreak="0">
    <w:nsid w:val="39146C8B"/>
    <w:multiLevelType w:val="hybridMultilevel"/>
    <w:tmpl w:val="6E228D62"/>
    <w:lvl w:ilvl="0" w:tplc="78F6E828">
      <w:start w:val="1"/>
      <w:numFmt w:val="decimal"/>
      <w:lvlText w:val="%1."/>
      <w:lvlJc w:val="left"/>
      <w:pPr>
        <w:ind w:left="720" w:hanging="360"/>
      </w:pPr>
      <w:rPr>
        <w:rFonts w:ascii="Segoe UI" w:eastAsia="Times New Roman" w:hAnsi="Segoe UI"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B53D36"/>
    <w:multiLevelType w:val="hybridMultilevel"/>
    <w:tmpl w:val="46020AA8"/>
    <w:lvl w:ilvl="0" w:tplc="3AA40D0E">
      <w:start w:val="1"/>
      <w:numFmt w:val="decimal"/>
      <w:lvlText w:val="%1."/>
      <w:lvlJc w:val="left"/>
      <w:pPr>
        <w:ind w:left="1080" w:hanging="360"/>
      </w:pPr>
      <w:rPr>
        <w:rFonts w:ascii="Segoe UI" w:eastAsia="Times New Roman" w:hAnsi="Segoe UI" w:cs="Arial"/>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E40646E"/>
    <w:multiLevelType w:val="multilevel"/>
    <w:tmpl w:val="87F66E5E"/>
    <w:lvl w:ilvl="0">
      <w:start w:val="1"/>
      <w:numFmt w:val="decimal"/>
      <w:pStyle w:val="PSListParagraph"/>
      <w:lvlText w:val="%1)"/>
      <w:lvlJc w:val="left"/>
      <w:pPr>
        <w:ind w:left="720" w:hanging="360"/>
      </w:pPr>
      <w:rPr>
        <w:rFonts w:hint="default"/>
      </w:rPr>
    </w:lvl>
    <w:lvl w:ilvl="1">
      <w:start w:val="1"/>
      <w:numFmt w:val="lowerLetter"/>
      <w:pStyle w:val="PSListParagraph"/>
      <w:lvlText w:val="%2."/>
      <w:lvlJc w:val="left"/>
      <w:pPr>
        <w:ind w:left="1440" w:hanging="360"/>
      </w:pPr>
    </w:lvl>
    <w:lvl w:ilvl="2">
      <w:start w:val="1"/>
      <w:numFmt w:val="lowerRoman"/>
      <w:lvlText w:val="%3."/>
      <w:lvlJc w:val="right"/>
      <w:pPr>
        <w:ind w:left="2160" w:hanging="180"/>
      </w:pPr>
    </w:lvl>
    <w:lvl w:ilvl="3">
      <w:start w:val="1"/>
      <w:numFmt w:val="decimal"/>
      <w:pStyle w:val="PSListParagraph"/>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E43153A"/>
    <w:multiLevelType w:val="hybridMultilevel"/>
    <w:tmpl w:val="6A12A878"/>
    <w:lvl w:ilvl="0" w:tplc="023C1DB6">
      <w:start w:val="1"/>
      <w:numFmt w:val="bullet"/>
      <w:lvlText w:val=""/>
      <w:lvlJc w:val="left"/>
      <w:pPr>
        <w:ind w:left="720" w:hanging="360"/>
      </w:pPr>
      <w:rPr>
        <w:rFonts w:ascii="Symbol" w:eastAsia="Times New Roman" w:hAnsi="Symbol" w:cs="Arial" w:hint="default"/>
      </w:rPr>
    </w:lvl>
    <w:lvl w:ilvl="1" w:tplc="9D6255C2">
      <w:start w:val="1"/>
      <w:numFmt w:val="bullet"/>
      <w:pStyle w:val="ListParagraph"/>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FE0751"/>
    <w:multiLevelType w:val="multilevel"/>
    <w:tmpl w:val="CCE4E414"/>
    <w:lvl w:ilvl="0">
      <w:start w:val="1"/>
      <w:numFmt w:val="decimal"/>
      <w:lvlText w:val="%1"/>
      <w:lvlJc w:val="left"/>
      <w:pPr>
        <w:ind w:left="465" w:hanging="465"/>
      </w:pPr>
      <w:rPr>
        <w:rFonts w:hint="default"/>
      </w:rPr>
    </w:lvl>
    <w:lvl w:ilvl="1">
      <w:start w:val="2"/>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5F50F2F"/>
    <w:multiLevelType w:val="hybridMultilevel"/>
    <w:tmpl w:val="CF1C19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6"/>
  </w:num>
  <w:num w:numId="5">
    <w:abstractNumId w:val="4"/>
  </w:num>
  <w:num w:numId="6">
    <w:abstractNumId w:val="5"/>
  </w:num>
  <w:num w:numId="7">
    <w:abstractNumId w:val="2"/>
  </w:num>
  <w:num w:numId="8">
    <w:abstractNumId w:val="4"/>
    <w:lvlOverride w:ilvl="0">
      <w:startOverride w:val="1"/>
    </w:lvlOverride>
  </w:num>
  <w:num w:numId="9">
    <w:abstractNumId w:val="7"/>
  </w:num>
  <w:num w:numId="10">
    <w:abstractNumId w:val="8"/>
  </w:num>
  <w:num w:numId="11">
    <w:abstractNumId w:val="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ah, Jigar">
    <w15:presenceInfo w15:providerId="AD" w15:userId="S-1-5-21-1331515347-2018991914-196506527-9805"/>
  </w15:person>
  <w15:person w15:author="Patel, Himal">
    <w15:presenceInfo w15:providerId="AD" w15:userId="S-1-5-21-1331515347-2018991914-196506527-76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QwNTYyMTQ0MDeyNLVQ0lEKTi0uzszPAykwNKgFAHGJ9KctAAAA"/>
  </w:docVars>
  <w:rsids>
    <w:rsidRoot w:val="0017780B"/>
    <w:rsid w:val="00002C38"/>
    <w:rsid w:val="00002C75"/>
    <w:rsid w:val="00002C81"/>
    <w:rsid w:val="00010696"/>
    <w:rsid w:val="000126F2"/>
    <w:rsid w:val="000162DB"/>
    <w:rsid w:val="00017904"/>
    <w:rsid w:val="00017DA7"/>
    <w:rsid w:val="000237C1"/>
    <w:rsid w:val="00023B06"/>
    <w:rsid w:val="00027891"/>
    <w:rsid w:val="00031188"/>
    <w:rsid w:val="000319F5"/>
    <w:rsid w:val="00032196"/>
    <w:rsid w:val="000458BD"/>
    <w:rsid w:val="000463A8"/>
    <w:rsid w:val="00046FB5"/>
    <w:rsid w:val="00051504"/>
    <w:rsid w:val="00051ACD"/>
    <w:rsid w:val="00051C17"/>
    <w:rsid w:val="00052D76"/>
    <w:rsid w:val="00053B91"/>
    <w:rsid w:val="00054029"/>
    <w:rsid w:val="000558AA"/>
    <w:rsid w:val="00055EFE"/>
    <w:rsid w:val="00057CE3"/>
    <w:rsid w:val="00067601"/>
    <w:rsid w:val="00072A60"/>
    <w:rsid w:val="00074219"/>
    <w:rsid w:val="000749AD"/>
    <w:rsid w:val="00076564"/>
    <w:rsid w:val="00080120"/>
    <w:rsid w:val="0008123B"/>
    <w:rsid w:val="000849B7"/>
    <w:rsid w:val="0008532D"/>
    <w:rsid w:val="00091225"/>
    <w:rsid w:val="00091264"/>
    <w:rsid w:val="0009382F"/>
    <w:rsid w:val="00093965"/>
    <w:rsid w:val="0009499D"/>
    <w:rsid w:val="00094DE3"/>
    <w:rsid w:val="000953C3"/>
    <w:rsid w:val="0009736D"/>
    <w:rsid w:val="000979D4"/>
    <w:rsid w:val="00097AB0"/>
    <w:rsid w:val="000A0F51"/>
    <w:rsid w:val="000A249D"/>
    <w:rsid w:val="000A41E2"/>
    <w:rsid w:val="000A4DB1"/>
    <w:rsid w:val="000B065E"/>
    <w:rsid w:val="000B0C4F"/>
    <w:rsid w:val="000B2349"/>
    <w:rsid w:val="000B5118"/>
    <w:rsid w:val="000B664A"/>
    <w:rsid w:val="000C029D"/>
    <w:rsid w:val="000C1AC7"/>
    <w:rsid w:val="000C2724"/>
    <w:rsid w:val="000C46F7"/>
    <w:rsid w:val="000D170A"/>
    <w:rsid w:val="000D1DA4"/>
    <w:rsid w:val="000D249F"/>
    <w:rsid w:val="000D2CB3"/>
    <w:rsid w:val="000D5E24"/>
    <w:rsid w:val="000D6770"/>
    <w:rsid w:val="000E241F"/>
    <w:rsid w:val="000E303B"/>
    <w:rsid w:val="000E32A2"/>
    <w:rsid w:val="000F3A44"/>
    <w:rsid w:val="000F5C06"/>
    <w:rsid w:val="001001B1"/>
    <w:rsid w:val="0010208A"/>
    <w:rsid w:val="00104EBC"/>
    <w:rsid w:val="00106FA8"/>
    <w:rsid w:val="00111AA0"/>
    <w:rsid w:val="00113B98"/>
    <w:rsid w:val="00114A82"/>
    <w:rsid w:val="00114BC9"/>
    <w:rsid w:val="00116204"/>
    <w:rsid w:val="001203B7"/>
    <w:rsid w:val="001211B3"/>
    <w:rsid w:val="001218E4"/>
    <w:rsid w:val="00121EE1"/>
    <w:rsid w:val="00124244"/>
    <w:rsid w:val="001251A1"/>
    <w:rsid w:val="00126D70"/>
    <w:rsid w:val="00126F52"/>
    <w:rsid w:val="00130C8D"/>
    <w:rsid w:val="00132FD6"/>
    <w:rsid w:val="00136711"/>
    <w:rsid w:val="0013756C"/>
    <w:rsid w:val="00137E27"/>
    <w:rsid w:val="001451B2"/>
    <w:rsid w:val="00145C36"/>
    <w:rsid w:val="00145ECA"/>
    <w:rsid w:val="001468D0"/>
    <w:rsid w:val="001476F9"/>
    <w:rsid w:val="0015063E"/>
    <w:rsid w:val="00150D0F"/>
    <w:rsid w:val="00150E9C"/>
    <w:rsid w:val="00151442"/>
    <w:rsid w:val="00151CD4"/>
    <w:rsid w:val="00152A7D"/>
    <w:rsid w:val="001533E4"/>
    <w:rsid w:val="00154AF2"/>
    <w:rsid w:val="00155CB5"/>
    <w:rsid w:val="00157AAD"/>
    <w:rsid w:val="0016248F"/>
    <w:rsid w:val="0016675B"/>
    <w:rsid w:val="001673F9"/>
    <w:rsid w:val="00167C8C"/>
    <w:rsid w:val="0017005D"/>
    <w:rsid w:val="00174431"/>
    <w:rsid w:val="0017580F"/>
    <w:rsid w:val="00177033"/>
    <w:rsid w:val="0017780B"/>
    <w:rsid w:val="00180D7C"/>
    <w:rsid w:val="00181F22"/>
    <w:rsid w:val="001822E7"/>
    <w:rsid w:val="0018233B"/>
    <w:rsid w:val="00183C66"/>
    <w:rsid w:val="00185103"/>
    <w:rsid w:val="0018553B"/>
    <w:rsid w:val="001864DF"/>
    <w:rsid w:val="00187082"/>
    <w:rsid w:val="00187C43"/>
    <w:rsid w:val="00191781"/>
    <w:rsid w:val="00191C0D"/>
    <w:rsid w:val="00191D50"/>
    <w:rsid w:val="001938CB"/>
    <w:rsid w:val="00193D4F"/>
    <w:rsid w:val="00194B72"/>
    <w:rsid w:val="001951D6"/>
    <w:rsid w:val="00196593"/>
    <w:rsid w:val="00196800"/>
    <w:rsid w:val="00197EF4"/>
    <w:rsid w:val="001A2416"/>
    <w:rsid w:val="001A2B62"/>
    <w:rsid w:val="001A3F0B"/>
    <w:rsid w:val="001B1D76"/>
    <w:rsid w:val="001B2B4B"/>
    <w:rsid w:val="001B61E3"/>
    <w:rsid w:val="001B6D3A"/>
    <w:rsid w:val="001C4E7A"/>
    <w:rsid w:val="001C79A4"/>
    <w:rsid w:val="001D0951"/>
    <w:rsid w:val="001D0CB5"/>
    <w:rsid w:val="001D0D6F"/>
    <w:rsid w:val="001D1A30"/>
    <w:rsid w:val="001D2E7C"/>
    <w:rsid w:val="001D4172"/>
    <w:rsid w:val="001D4D87"/>
    <w:rsid w:val="001D6D88"/>
    <w:rsid w:val="001D72CA"/>
    <w:rsid w:val="001D74C5"/>
    <w:rsid w:val="001E0F41"/>
    <w:rsid w:val="001E2552"/>
    <w:rsid w:val="001E3156"/>
    <w:rsid w:val="001E349F"/>
    <w:rsid w:val="001E4BBA"/>
    <w:rsid w:val="001E50BC"/>
    <w:rsid w:val="001E6A93"/>
    <w:rsid w:val="001F0228"/>
    <w:rsid w:val="001F16EA"/>
    <w:rsid w:val="001F2E6F"/>
    <w:rsid w:val="001F3106"/>
    <w:rsid w:val="001F401A"/>
    <w:rsid w:val="001F50DC"/>
    <w:rsid w:val="002002E6"/>
    <w:rsid w:val="00201EDF"/>
    <w:rsid w:val="002042B4"/>
    <w:rsid w:val="0020487B"/>
    <w:rsid w:val="0020597A"/>
    <w:rsid w:val="002061D1"/>
    <w:rsid w:val="00206A0E"/>
    <w:rsid w:val="00206C3A"/>
    <w:rsid w:val="002106A7"/>
    <w:rsid w:val="002108FA"/>
    <w:rsid w:val="00211162"/>
    <w:rsid w:val="002203DA"/>
    <w:rsid w:val="00220511"/>
    <w:rsid w:val="00230975"/>
    <w:rsid w:val="002327E2"/>
    <w:rsid w:val="00233734"/>
    <w:rsid w:val="00234F58"/>
    <w:rsid w:val="002361FC"/>
    <w:rsid w:val="002365A6"/>
    <w:rsid w:val="00236B35"/>
    <w:rsid w:val="002377D4"/>
    <w:rsid w:val="00237DFD"/>
    <w:rsid w:val="0024093E"/>
    <w:rsid w:val="00241615"/>
    <w:rsid w:val="00241DBD"/>
    <w:rsid w:val="00243EAC"/>
    <w:rsid w:val="002457AB"/>
    <w:rsid w:val="00245F73"/>
    <w:rsid w:val="00247C1E"/>
    <w:rsid w:val="00247D1B"/>
    <w:rsid w:val="00247F38"/>
    <w:rsid w:val="00251D5F"/>
    <w:rsid w:val="00252B23"/>
    <w:rsid w:val="0025692A"/>
    <w:rsid w:val="002574CB"/>
    <w:rsid w:val="002575E4"/>
    <w:rsid w:val="00260692"/>
    <w:rsid w:val="002630D0"/>
    <w:rsid w:val="002663B6"/>
    <w:rsid w:val="00266D3F"/>
    <w:rsid w:val="002704BC"/>
    <w:rsid w:val="00271450"/>
    <w:rsid w:val="00275373"/>
    <w:rsid w:val="00275F73"/>
    <w:rsid w:val="002764D6"/>
    <w:rsid w:val="002770A6"/>
    <w:rsid w:val="002806FF"/>
    <w:rsid w:val="002846B7"/>
    <w:rsid w:val="00284A9E"/>
    <w:rsid w:val="00285E12"/>
    <w:rsid w:val="002861E3"/>
    <w:rsid w:val="00290325"/>
    <w:rsid w:val="0029250C"/>
    <w:rsid w:val="0029392F"/>
    <w:rsid w:val="00293BDE"/>
    <w:rsid w:val="002943E4"/>
    <w:rsid w:val="00296BCC"/>
    <w:rsid w:val="002A0405"/>
    <w:rsid w:val="002A27BA"/>
    <w:rsid w:val="002A3C93"/>
    <w:rsid w:val="002A4E87"/>
    <w:rsid w:val="002A6A7D"/>
    <w:rsid w:val="002A7B79"/>
    <w:rsid w:val="002B0363"/>
    <w:rsid w:val="002B1884"/>
    <w:rsid w:val="002B24D1"/>
    <w:rsid w:val="002B27E0"/>
    <w:rsid w:val="002B53DB"/>
    <w:rsid w:val="002C55AB"/>
    <w:rsid w:val="002D1109"/>
    <w:rsid w:val="002D1D46"/>
    <w:rsid w:val="002D1E92"/>
    <w:rsid w:val="002D63FA"/>
    <w:rsid w:val="002E0720"/>
    <w:rsid w:val="002E315C"/>
    <w:rsid w:val="002F04F0"/>
    <w:rsid w:val="002F15B5"/>
    <w:rsid w:val="002F4DDA"/>
    <w:rsid w:val="002F5E19"/>
    <w:rsid w:val="002F642B"/>
    <w:rsid w:val="00301D67"/>
    <w:rsid w:val="003033BA"/>
    <w:rsid w:val="003053EC"/>
    <w:rsid w:val="003068AB"/>
    <w:rsid w:val="003106C8"/>
    <w:rsid w:val="00312C78"/>
    <w:rsid w:val="00313C05"/>
    <w:rsid w:val="0031478C"/>
    <w:rsid w:val="00314BE5"/>
    <w:rsid w:val="00317280"/>
    <w:rsid w:val="00320CD5"/>
    <w:rsid w:val="00321CBC"/>
    <w:rsid w:val="003259C2"/>
    <w:rsid w:val="00326832"/>
    <w:rsid w:val="00331541"/>
    <w:rsid w:val="00336BAC"/>
    <w:rsid w:val="00336BE6"/>
    <w:rsid w:val="00336F9A"/>
    <w:rsid w:val="0034150D"/>
    <w:rsid w:val="00342D42"/>
    <w:rsid w:val="003430D1"/>
    <w:rsid w:val="00344F37"/>
    <w:rsid w:val="0034693F"/>
    <w:rsid w:val="00350573"/>
    <w:rsid w:val="00351014"/>
    <w:rsid w:val="00352FF6"/>
    <w:rsid w:val="00354A70"/>
    <w:rsid w:val="0035548A"/>
    <w:rsid w:val="0036052D"/>
    <w:rsid w:val="00361267"/>
    <w:rsid w:val="00363869"/>
    <w:rsid w:val="00363A95"/>
    <w:rsid w:val="00363D87"/>
    <w:rsid w:val="00364F24"/>
    <w:rsid w:val="003674E8"/>
    <w:rsid w:val="00371200"/>
    <w:rsid w:val="003713B6"/>
    <w:rsid w:val="0037324B"/>
    <w:rsid w:val="003766F9"/>
    <w:rsid w:val="003811A0"/>
    <w:rsid w:val="00381498"/>
    <w:rsid w:val="00382B52"/>
    <w:rsid w:val="0038560A"/>
    <w:rsid w:val="00386B64"/>
    <w:rsid w:val="003903A1"/>
    <w:rsid w:val="0039168F"/>
    <w:rsid w:val="003917E3"/>
    <w:rsid w:val="003923B3"/>
    <w:rsid w:val="003930FB"/>
    <w:rsid w:val="003953E0"/>
    <w:rsid w:val="003972A9"/>
    <w:rsid w:val="003A1905"/>
    <w:rsid w:val="003A62A8"/>
    <w:rsid w:val="003B0487"/>
    <w:rsid w:val="003B0979"/>
    <w:rsid w:val="003B29A1"/>
    <w:rsid w:val="003B4ECF"/>
    <w:rsid w:val="003B5E90"/>
    <w:rsid w:val="003B60C4"/>
    <w:rsid w:val="003B618F"/>
    <w:rsid w:val="003B746B"/>
    <w:rsid w:val="003C1B68"/>
    <w:rsid w:val="003C477A"/>
    <w:rsid w:val="003D1781"/>
    <w:rsid w:val="003D202A"/>
    <w:rsid w:val="003D215D"/>
    <w:rsid w:val="003D2D7E"/>
    <w:rsid w:val="003D3787"/>
    <w:rsid w:val="003D525C"/>
    <w:rsid w:val="003D5466"/>
    <w:rsid w:val="003D6829"/>
    <w:rsid w:val="003D7486"/>
    <w:rsid w:val="003D7BDF"/>
    <w:rsid w:val="003D7D77"/>
    <w:rsid w:val="003E523F"/>
    <w:rsid w:val="003E5841"/>
    <w:rsid w:val="003F261A"/>
    <w:rsid w:val="003F2E89"/>
    <w:rsid w:val="003F3222"/>
    <w:rsid w:val="003F79AA"/>
    <w:rsid w:val="00400328"/>
    <w:rsid w:val="00400837"/>
    <w:rsid w:val="00403D6B"/>
    <w:rsid w:val="00404493"/>
    <w:rsid w:val="00404BD0"/>
    <w:rsid w:val="00406A85"/>
    <w:rsid w:val="00410A1F"/>
    <w:rsid w:val="00412218"/>
    <w:rsid w:val="0041332F"/>
    <w:rsid w:val="00423255"/>
    <w:rsid w:val="00433356"/>
    <w:rsid w:val="00436F10"/>
    <w:rsid w:val="004371C9"/>
    <w:rsid w:val="00441855"/>
    <w:rsid w:val="00442954"/>
    <w:rsid w:val="00442A82"/>
    <w:rsid w:val="00443658"/>
    <w:rsid w:val="00444433"/>
    <w:rsid w:val="004444F3"/>
    <w:rsid w:val="004455D2"/>
    <w:rsid w:val="00445E9B"/>
    <w:rsid w:val="00454FB6"/>
    <w:rsid w:val="004559FF"/>
    <w:rsid w:val="00456C69"/>
    <w:rsid w:val="004636B0"/>
    <w:rsid w:val="00466E9D"/>
    <w:rsid w:val="00470CC7"/>
    <w:rsid w:val="00472AEC"/>
    <w:rsid w:val="004801AA"/>
    <w:rsid w:val="00482C18"/>
    <w:rsid w:val="00483BD5"/>
    <w:rsid w:val="00484AB0"/>
    <w:rsid w:val="00487B31"/>
    <w:rsid w:val="00493814"/>
    <w:rsid w:val="0049396C"/>
    <w:rsid w:val="00495612"/>
    <w:rsid w:val="004969AC"/>
    <w:rsid w:val="004A2B87"/>
    <w:rsid w:val="004A3018"/>
    <w:rsid w:val="004A5A32"/>
    <w:rsid w:val="004A5B4C"/>
    <w:rsid w:val="004B024B"/>
    <w:rsid w:val="004B0A57"/>
    <w:rsid w:val="004B1C42"/>
    <w:rsid w:val="004B2569"/>
    <w:rsid w:val="004B3030"/>
    <w:rsid w:val="004B4D1E"/>
    <w:rsid w:val="004B5715"/>
    <w:rsid w:val="004B614C"/>
    <w:rsid w:val="004B6FED"/>
    <w:rsid w:val="004B7156"/>
    <w:rsid w:val="004B74CC"/>
    <w:rsid w:val="004C25C9"/>
    <w:rsid w:val="004C28B7"/>
    <w:rsid w:val="004C3344"/>
    <w:rsid w:val="004C4F0A"/>
    <w:rsid w:val="004C55EE"/>
    <w:rsid w:val="004C6C17"/>
    <w:rsid w:val="004D5C16"/>
    <w:rsid w:val="004D79AD"/>
    <w:rsid w:val="004E04BC"/>
    <w:rsid w:val="004E1973"/>
    <w:rsid w:val="004E2118"/>
    <w:rsid w:val="004E339D"/>
    <w:rsid w:val="004E491B"/>
    <w:rsid w:val="004E7DE6"/>
    <w:rsid w:val="004E7FD9"/>
    <w:rsid w:val="004F135F"/>
    <w:rsid w:val="004F36D6"/>
    <w:rsid w:val="004F3A1C"/>
    <w:rsid w:val="004F505D"/>
    <w:rsid w:val="004F58FC"/>
    <w:rsid w:val="004F753B"/>
    <w:rsid w:val="00500D03"/>
    <w:rsid w:val="005077C7"/>
    <w:rsid w:val="00507E46"/>
    <w:rsid w:val="005144B5"/>
    <w:rsid w:val="00515947"/>
    <w:rsid w:val="00515DB8"/>
    <w:rsid w:val="00517752"/>
    <w:rsid w:val="00523AD5"/>
    <w:rsid w:val="00524273"/>
    <w:rsid w:val="005243AD"/>
    <w:rsid w:val="00525A10"/>
    <w:rsid w:val="00527E10"/>
    <w:rsid w:val="00535F85"/>
    <w:rsid w:val="00537590"/>
    <w:rsid w:val="00541BC8"/>
    <w:rsid w:val="0054344F"/>
    <w:rsid w:val="00543D5F"/>
    <w:rsid w:val="00543E42"/>
    <w:rsid w:val="00544BB6"/>
    <w:rsid w:val="00544DA5"/>
    <w:rsid w:val="00545CFB"/>
    <w:rsid w:val="00545FE6"/>
    <w:rsid w:val="005467B4"/>
    <w:rsid w:val="00547A50"/>
    <w:rsid w:val="00547DE9"/>
    <w:rsid w:val="00552CAA"/>
    <w:rsid w:val="005533F4"/>
    <w:rsid w:val="00553D3A"/>
    <w:rsid w:val="005545E2"/>
    <w:rsid w:val="00554BD4"/>
    <w:rsid w:val="00556840"/>
    <w:rsid w:val="00557EC7"/>
    <w:rsid w:val="00563AF7"/>
    <w:rsid w:val="0057121D"/>
    <w:rsid w:val="005715C2"/>
    <w:rsid w:val="00576969"/>
    <w:rsid w:val="00577030"/>
    <w:rsid w:val="0058085B"/>
    <w:rsid w:val="00582166"/>
    <w:rsid w:val="005825BB"/>
    <w:rsid w:val="005830DA"/>
    <w:rsid w:val="005833D0"/>
    <w:rsid w:val="0058382F"/>
    <w:rsid w:val="00584947"/>
    <w:rsid w:val="00585C53"/>
    <w:rsid w:val="00586B29"/>
    <w:rsid w:val="0059013D"/>
    <w:rsid w:val="00591477"/>
    <w:rsid w:val="0059259A"/>
    <w:rsid w:val="0059378E"/>
    <w:rsid w:val="00593B7F"/>
    <w:rsid w:val="005969B9"/>
    <w:rsid w:val="00596A94"/>
    <w:rsid w:val="005A0814"/>
    <w:rsid w:val="005A137E"/>
    <w:rsid w:val="005A64D9"/>
    <w:rsid w:val="005A6E74"/>
    <w:rsid w:val="005A71D6"/>
    <w:rsid w:val="005B152F"/>
    <w:rsid w:val="005B1B37"/>
    <w:rsid w:val="005B1C9D"/>
    <w:rsid w:val="005B35AE"/>
    <w:rsid w:val="005B3A8A"/>
    <w:rsid w:val="005B7FB9"/>
    <w:rsid w:val="005C1C8C"/>
    <w:rsid w:val="005C31F0"/>
    <w:rsid w:val="005C3997"/>
    <w:rsid w:val="005C3BB5"/>
    <w:rsid w:val="005C4915"/>
    <w:rsid w:val="005C68CA"/>
    <w:rsid w:val="005C6C77"/>
    <w:rsid w:val="005D17E1"/>
    <w:rsid w:val="005D1CD9"/>
    <w:rsid w:val="005D3F03"/>
    <w:rsid w:val="005D4067"/>
    <w:rsid w:val="005D7E04"/>
    <w:rsid w:val="005E1332"/>
    <w:rsid w:val="005E2823"/>
    <w:rsid w:val="005E4C66"/>
    <w:rsid w:val="005E5FE5"/>
    <w:rsid w:val="005E6866"/>
    <w:rsid w:val="005F0CA1"/>
    <w:rsid w:val="005F72BC"/>
    <w:rsid w:val="006002CD"/>
    <w:rsid w:val="00601FCB"/>
    <w:rsid w:val="00605CBA"/>
    <w:rsid w:val="00613927"/>
    <w:rsid w:val="006230AD"/>
    <w:rsid w:val="00623570"/>
    <w:rsid w:val="00630303"/>
    <w:rsid w:val="00632BC3"/>
    <w:rsid w:val="006340D8"/>
    <w:rsid w:val="006351E7"/>
    <w:rsid w:val="0063616E"/>
    <w:rsid w:val="006411CF"/>
    <w:rsid w:val="006429DC"/>
    <w:rsid w:val="00643C29"/>
    <w:rsid w:val="00643DE5"/>
    <w:rsid w:val="00652386"/>
    <w:rsid w:val="00653378"/>
    <w:rsid w:val="00653FAD"/>
    <w:rsid w:val="006550AC"/>
    <w:rsid w:val="00657F80"/>
    <w:rsid w:val="00660F72"/>
    <w:rsid w:val="00661A7D"/>
    <w:rsid w:val="00662D8D"/>
    <w:rsid w:val="00666A52"/>
    <w:rsid w:val="00666A7A"/>
    <w:rsid w:val="00672A12"/>
    <w:rsid w:val="006738CA"/>
    <w:rsid w:val="006740DB"/>
    <w:rsid w:val="006755E0"/>
    <w:rsid w:val="00675912"/>
    <w:rsid w:val="00676041"/>
    <w:rsid w:val="0067722C"/>
    <w:rsid w:val="00681735"/>
    <w:rsid w:val="00682D8C"/>
    <w:rsid w:val="00687A00"/>
    <w:rsid w:val="00690221"/>
    <w:rsid w:val="00691675"/>
    <w:rsid w:val="0069200B"/>
    <w:rsid w:val="0069324C"/>
    <w:rsid w:val="00693435"/>
    <w:rsid w:val="00693574"/>
    <w:rsid w:val="00695CE7"/>
    <w:rsid w:val="006A0FD8"/>
    <w:rsid w:val="006A1472"/>
    <w:rsid w:val="006A1EB8"/>
    <w:rsid w:val="006A5B00"/>
    <w:rsid w:val="006A7F16"/>
    <w:rsid w:val="006B065B"/>
    <w:rsid w:val="006B1327"/>
    <w:rsid w:val="006B1A2E"/>
    <w:rsid w:val="006B205B"/>
    <w:rsid w:val="006C0A28"/>
    <w:rsid w:val="006C10DA"/>
    <w:rsid w:val="006C2E72"/>
    <w:rsid w:val="006C3F57"/>
    <w:rsid w:val="006C4967"/>
    <w:rsid w:val="006C7C9D"/>
    <w:rsid w:val="006D0329"/>
    <w:rsid w:val="006D11AD"/>
    <w:rsid w:val="006D34F9"/>
    <w:rsid w:val="006D3B54"/>
    <w:rsid w:val="006E15D5"/>
    <w:rsid w:val="006E3137"/>
    <w:rsid w:val="006E4D3B"/>
    <w:rsid w:val="006E5B37"/>
    <w:rsid w:val="006E7264"/>
    <w:rsid w:val="006E736F"/>
    <w:rsid w:val="006F0D9B"/>
    <w:rsid w:val="006F2CCC"/>
    <w:rsid w:val="006F41E2"/>
    <w:rsid w:val="006F483C"/>
    <w:rsid w:val="006F6316"/>
    <w:rsid w:val="006F6D15"/>
    <w:rsid w:val="0070045D"/>
    <w:rsid w:val="00702600"/>
    <w:rsid w:val="007039F8"/>
    <w:rsid w:val="00703F70"/>
    <w:rsid w:val="00704DDE"/>
    <w:rsid w:val="00707C09"/>
    <w:rsid w:val="00707D7C"/>
    <w:rsid w:val="00711525"/>
    <w:rsid w:val="00714267"/>
    <w:rsid w:val="00714288"/>
    <w:rsid w:val="0071454E"/>
    <w:rsid w:val="00716A92"/>
    <w:rsid w:val="007213EE"/>
    <w:rsid w:val="00722749"/>
    <w:rsid w:val="00722FD9"/>
    <w:rsid w:val="00724704"/>
    <w:rsid w:val="00724777"/>
    <w:rsid w:val="00727CDE"/>
    <w:rsid w:val="00731239"/>
    <w:rsid w:val="00733A7E"/>
    <w:rsid w:val="00734F55"/>
    <w:rsid w:val="00735CAB"/>
    <w:rsid w:val="007369F4"/>
    <w:rsid w:val="00741618"/>
    <w:rsid w:val="00743F10"/>
    <w:rsid w:val="00745F8D"/>
    <w:rsid w:val="007500BC"/>
    <w:rsid w:val="007525E2"/>
    <w:rsid w:val="007540B6"/>
    <w:rsid w:val="007547EF"/>
    <w:rsid w:val="00756976"/>
    <w:rsid w:val="00756C8A"/>
    <w:rsid w:val="00761A84"/>
    <w:rsid w:val="007631D5"/>
    <w:rsid w:val="007638B6"/>
    <w:rsid w:val="00764771"/>
    <w:rsid w:val="007647F3"/>
    <w:rsid w:val="00766427"/>
    <w:rsid w:val="00766E0B"/>
    <w:rsid w:val="007705C8"/>
    <w:rsid w:val="00770727"/>
    <w:rsid w:val="00771755"/>
    <w:rsid w:val="00771FC4"/>
    <w:rsid w:val="007738DE"/>
    <w:rsid w:val="00783A26"/>
    <w:rsid w:val="00784517"/>
    <w:rsid w:val="00792000"/>
    <w:rsid w:val="00792DA6"/>
    <w:rsid w:val="00793F02"/>
    <w:rsid w:val="00796CEF"/>
    <w:rsid w:val="007A01D3"/>
    <w:rsid w:val="007A29D7"/>
    <w:rsid w:val="007A3ECB"/>
    <w:rsid w:val="007A452D"/>
    <w:rsid w:val="007A484E"/>
    <w:rsid w:val="007A5FD6"/>
    <w:rsid w:val="007A71BA"/>
    <w:rsid w:val="007B317F"/>
    <w:rsid w:val="007C00DA"/>
    <w:rsid w:val="007C10C9"/>
    <w:rsid w:val="007C1553"/>
    <w:rsid w:val="007C35CE"/>
    <w:rsid w:val="007C52AC"/>
    <w:rsid w:val="007C7032"/>
    <w:rsid w:val="007C7A8E"/>
    <w:rsid w:val="007D2BD8"/>
    <w:rsid w:val="007D60AF"/>
    <w:rsid w:val="007D7625"/>
    <w:rsid w:val="007E49A1"/>
    <w:rsid w:val="007E58CE"/>
    <w:rsid w:val="007E58DB"/>
    <w:rsid w:val="007F077A"/>
    <w:rsid w:val="007F3C2C"/>
    <w:rsid w:val="007F3C65"/>
    <w:rsid w:val="007F48D7"/>
    <w:rsid w:val="007F63F4"/>
    <w:rsid w:val="007F6F1D"/>
    <w:rsid w:val="00806B96"/>
    <w:rsid w:val="00807985"/>
    <w:rsid w:val="0081064C"/>
    <w:rsid w:val="00813743"/>
    <w:rsid w:val="00813CA9"/>
    <w:rsid w:val="00813CAF"/>
    <w:rsid w:val="00815DC2"/>
    <w:rsid w:val="008164B7"/>
    <w:rsid w:val="00816518"/>
    <w:rsid w:val="008212C2"/>
    <w:rsid w:val="00824795"/>
    <w:rsid w:val="008248C5"/>
    <w:rsid w:val="00826346"/>
    <w:rsid w:val="0082656E"/>
    <w:rsid w:val="00826AE7"/>
    <w:rsid w:val="00831C6E"/>
    <w:rsid w:val="00836919"/>
    <w:rsid w:val="008433B0"/>
    <w:rsid w:val="00850049"/>
    <w:rsid w:val="008517CC"/>
    <w:rsid w:val="008528E6"/>
    <w:rsid w:val="00853068"/>
    <w:rsid w:val="008533EF"/>
    <w:rsid w:val="00854165"/>
    <w:rsid w:val="0085433C"/>
    <w:rsid w:val="00854BF9"/>
    <w:rsid w:val="00855AF5"/>
    <w:rsid w:val="00855D7C"/>
    <w:rsid w:val="00857F15"/>
    <w:rsid w:val="008601ED"/>
    <w:rsid w:val="008620CD"/>
    <w:rsid w:val="008622E1"/>
    <w:rsid w:val="00863A65"/>
    <w:rsid w:val="0086666E"/>
    <w:rsid w:val="008668A8"/>
    <w:rsid w:val="00873500"/>
    <w:rsid w:val="00873BAE"/>
    <w:rsid w:val="00874145"/>
    <w:rsid w:val="00875499"/>
    <w:rsid w:val="00875F69"/>
    <w:rsid w:val="00876A17"/>
    <w:rsid w:val="008829D1"/>
    <w:rsid w:val="00883633"/>
    <w:rsid w:val="00883CFA"/>
    <w:rsid w:val="00883F61"/>
    <w:rsid w:val="0088689F"/>
    <w:rsid w:val="0089132F"/>
    <w:rsid w:val="008948BD"/>
    <w:rsid w:val="00895296"/>
    <w:rsid w:val="00896E40"/>
    <w:rsid w:val="008A1C25"/>
    <w:rsid w:val="008A35B4"/>
    <w:rsid w:val="008A59BF"/>
    <w:rsid w:val="008A65CA"/>
    <w:rsid w:val="008B3768"/>
    <w:rsid w:val="008B4084"/>
    <w:rsid w:val="008B5694"/>
    <w:rsid w:val="008C3E84"/>
    <w:rsid w:val="008C7F59"/>
    <w:rsid w:val="008D0D0C"/>
    <w:rsid w:val="008D20FC"/>
    <w:rsid w:val="008D2C45"/>
    <w:rsid w:val="008D30E4"/>
    <w:rsid w:val="008D3452"/>
    <w:rsid w:val="008D7C08"/>
    <w:rsid w:val="008E30CF"/>
    <w:rsid w:val="008E69EB"/>
    <w:rsid w:val="008E7001"/>
    <w:rsid w:val="008E722F"/>
    <w:rsid w:val="008F0AD8"/>
    <w:rsid w:val="008F18E5"/>
    <w:rsid w:val="008F2B57"/>
    <w:rsid w:val="008F3444"/>
    <w:rsid w:val="008F6EF8"/>
    <w:rsid w:val="009004CA"/>
    <w:rsid w:val="00900ACD"/>
    <w:rsid w:val="00910A0F"/>
    <w:rsid w:val="00910B58"/>
    <w:rsid w:val="009115EC"/>
    <w:rsid w:val="00912EF0"/>
    <w:rsid w:val="009143E3"/>
    <w:rsid w:val="00917ACD"/>
    <w:rsid w:val="00920F31"/>
    <w:rsid w:val="009210BC"/>
    <w:rsid w:val="0092151E"/>
    <w:rsid w:val="00923988"/>
    <w:rsid w:val="009254C5"/>
    <w:rsid w:val="009277D9"/>
    <w:rsid w:val="00930D94"/>
    <w:rsid w:val="00933EF6"/>
    <w:rsid w:val="0093484B"/>
    <w:rsid w:val="00936D09"/>
    <w:rsid w:val="0093792C"/>
    <w:rsid w:val="0094153C"/>
    <w:rsid w:val="009417F6"/>
    <w:rsid w:val="00941AD2"/>
    <w:rsid w:val="00942F43"/>
    <w:rsid w:val="00943610"/>
    <w:rsid w:val="0094423B"/>
    <w:rsid w:val="0094447D"/>
    <w:rsid w:val="009449FC"/>
    <w:rsid w:val="0094731B"/>
    <w:rsid w:val="00950E9B"/>
    <w:rsid w:val="00952F1F"/>
    <w:rsid w:val="009572D8"/>
    <w:rsid w:val="009577CD"/>
    <w:rsid w:val="00957855"/>
    <w:rsid w:val="0096304E"/>
    <w:rsid w:val="0096481A"/>
    <w:rsid w:val="009679E6"/>
    <w:rsid w:val="0097010A"/>
    <w:rsid w:val="009721A4"/>
    <w:rsid w:val="00972C0E"/>
    <w:rsid w:val="0097473B"/>
    <w:rsid w:val="009752A4"/>
    <w:rsid w:val="009757D7"/>
    <w:rsid w:val="0097703F"/>
    <w:rsid w:val="0097744A"/>
    <w:rsid w:val="009817CA"/>
    <w:rsid w:val="009866F5"/>
    <w:rsid w:val="00990B26"/>
    <w:rsid w:val="00993314"/>
    <w:rsid w:val="009959AA"/>
    <w:rsid w:val="00995ADE"/>
    <w:rsid w:val="00996345"/>
    <w:rsid w:val="009973EA"/>
    <w:rsid w:val="009979DF"/>
    <w:rsid w:val="009A04E0"/>
    <w:rsid w:val="009A3349"/>
    <w:rsid w:val="009A6717"/>
    <w:rsid w:val="009A6C8F"/>
    <w:rsid w:val="009B0993"/>
    <w:rsid w:val="009B146E"/>
    <w:rsid w:val="009B2958"/>
    <w:rsid w:val="009B3545"/>
    <w:rsid w:val="009B3DE9"/>
    <w:rsid w:val="009B40F1"/>
    <w:rsid w:val="009B7120"/>
    <w:rsid w:val="009C1B57"/>
    <w:rsid w:val="009C2ECC"/>
    <w:rsid w:val="009C4476"/>
    <w:rsid w:val="009D03A5"/>
    <w:rsid w:val="009D3476"/>
    <w:rsid w:val="009D3481"/>
    <w:rsid w:val="009D368A"/>
    <w:rsid w:val="009D390D"/>
    <w:rsid w:val="009D5ACC"/>
    <w:rsid w:val="009F0070"/>
    <w:rsid w:val="009F223F"/>
    <w:rsid w:val="009F3199"/>
    <w:rsid w:val="009F438B"/>
    <w:rsid w:val="009F4E05"/>
    <w:rsid w:val="009F51F8"/>
    <w:rsid w:val="009F59C8"/>
    <w:rsid w:val="009F6660"/>
    <w:rsid w:val="009F6F8D"/>
    <w:rsid w:val="00A00941"/>
    <w:rsid w:val="00A042F5"/>
    <w:rsid w:val="00A05708"/>
    <w:rsid w:val="00A0573F"/>
    <w:rsid w:val="00A10011"/>
    <w:rsid w:val="00A140F4"/>
    <w:rsid w:val="00A17957"/>
    <w:rsid w:val="00A204E5"/>
    <w:rsid w:val="00A20698"/>
    <w:rsid w:val="00A218EB"/>
    <w:rsid w:val="00A21EDF"/>
    <w:rsid w:val="00A22723"/>
    <w:rsid w:val="00A26AF8"/>
    <w:rsid w:val="00A30045"/>
    <w:rsid w:val="00A30089"/>
    <w:rsid w:val="00A305D7"/>
    <w:rsid w:val="00A31149"/>
    <w:rsid w:val="00A32698"/>
    <w:rsid w:val="00A33202"/>
    <w:rsid w:val="00A350D4"/>
    <w:rsid w:val="00A36370"/>
    <w:rsid w:val="00A363D4"/>
    <w:rsid w:val="00A36FF2"/>
    <w:rsid w:val="00A40367"/>
    <w:rsid w:val="00A40495"/>
    <w:rsid w:val="00A41F33"/>
    <w:rsid w:val="00A4387D"/>
    <w:rsid w:val="00A441CD"/>
    <w:rsid w:val="00A44A7A"/>
    <w:rsid w:val="00A451A6"/>
    <w:rsid w:val="00A4626A"/>
    <w:rsid w:val="00A47983"/>
    <w:rsid w:val="00A5258E"/>
    <w:rsid w:val="00A57F6A"/>
    <w:rsid w:val="00A62F88"/>
    <w:rsid w:val="00A647C2"/>
    <w:rsid w:val="00A64B70"/>
    <w:rsid w:val="00A64C03"/>
    <w:rsid w:val="00A66A1F"/>
    <w:rsid w:val="00A67071"/>
    <w:rsid w:val="00A70F66"/>
    <w:rsid w:val="00A71265"/>
    <w:rsid w:val="00A7144F"/>
    <w:rsid w:val="00A714B3"/>
    <w:rsid w:val="00A71D7D"/>
    <w:rsid w:val="00A73DE8"/>
    <w:rsid w:val="00A741E3"/>
    <w:rsid w:val="00A760CC"/>
    <w:rsid w:val="00A76BB8"/>
    <w:rsid w:val="00A806C5"/>
    <w:rsid w:val="00A82407"/>
    <w:rsid w:val="00A8413B"/>
    <w:rsid w:val="00A856CD"/>
    <w:rsid w:val="00A86103"/>
    <w:rsid w:val="00A8796D"/>
    <w:rsid w:val="00A94803"/>
    <w:rsid w:val="00A95C2D"/>
    <w:rsid w:val="00AA126A"/>
    <w:rsid w:val="00AA1EF7"/>
    <w:rsid w:val="00AA1FDF"/>
    <w:rsid w:val="00AA32FB"/>
    <w:rsid w:val="00AA3B92"/>
    <w:rsid w:val="00AA4773"/>
    <w:rsid w:val="00AA5088"/>
    <w:rsid w:val="00AB167C"/>
    <w:rsid w:val="00AB2D69"/>
    <w:rsid w:val="00AB2E54"/>
    <w:rsid w:val="00AB3D2A"/>
    <w:rsid w:val="00AB5D2F"/>
    <w:rsid w:val="00AC16D7"/>
    <w:rsid w:val="00AC30CA"/>
    <w:rsid w:val="00AC58C1"/>
    <w:rsid w:val="00AC6100"/>
    <w:rsid w:val="00AC6B95"/>
    <w:rsid w:val="00AD15BB"/>
    <w:rsid w:val="00AD2AA3"/>
    <w:rsid w:val="00AD326F"/>
    <w:rsid w:val="00AD5F44"/>
    <w:rsid w:val="00AE0251"/>
    <w:rsid w:val="00AE1585"/>
    <w:rsid w:val="00AE78B2"/>
    <w:rsid w:val="00AF0179"/>
    <w:rsid w:val="00AF0A4E"/>
    <w:rsid w:val="00AF1C3F"/>
    <w:rsid w:val="00AF3881"/>
    <w:rsid w:val="00AF7525"/>
    <w:rsid w:val="00B10B7B"/>
    <w:rsid w:val="00B15AF9"/>
    <w:rsid w:val="00B1704A"/>
    <w:rsid w:val="00B17B53"/>
    <w:rsid w:val="00B21E32"/>
    <w:rsid w:val="00B2481D"/>
    <w:rsid w:val="00B32182"/>
    <w:rsid w:val="00B32247"/>
    <w:rsid w:val="00B3225E"/>
    <w:rsid w:val="00B324F9"/>
    <w:rsid w:val="00B32C2B"/>
    <w:rsid w:val="00B34B86"/>
    <w:rsid w:val="00B35859"/>
    <w:rsid w:val="00B40687"/>
    <w:rsid w:val="00B427B0"/>
    <w:rsid w:val="00B456AA"/>
    <w:rsid w:val="00B5276D"/>
    <w:rsid w:val="00B5283A"/>
    <w:rsid w:val="00B52BA4"/>
    <w:rsid w:val="00B53091"/>
    <w:rsid w:val="00B53D54"/>
    <w:rsid w:val="00B55F21"/>
    <w:rsid w:val="00B616A8"/>
    <w:rsid w:val="00B64D6B"/>
    <w:rsid w:val="00B65728"/>
    <w:rsid w:val="00B66457"/>
    <w:rsid w:val="00B66A67"/>
    <w:rsid w:val="00B6738A"/>
    <w:rsid w:val="00B711F6"/>
    <w:rsid w:val="00B713B7"/>
    <w:rsid w:val="00B72D99"/>
    <w:rsid w:val="00B7640F"/>
    <w:rsid w:val="00B772EF"/>
    <w:rsid w:val="00B81154"/>
    <w:rsid w:val="00B81523"/>
    <w:rsid w:val="00B852BB"/>
    <w:rsid w:val="00B857B6"/>
    <w:rsid w:val="00B85CB4"/>
    <w:rsid w:val="00B86C96"/>
    <w:rsid w:val="00B87323"/>
    <w:rsid w:val="00B87369"/>
    <w:rsid w:val="00B87534"/>
    <w:rsid w:val="00B87A7B"/>
    <w:rsid w:val="00B917BB"/>
    <w:rsid w:val="00B92F35"/>
    <w:rsid w:val="00B94F27"/>
    <w:rsid w:val="00B95251"/>
    <w:rsid w:val="00B96666"/>
    <w:rsid w:val="00B96A3A"/>
    <w:rsid w:val="00B96AB6"/>
    <w:rsid w:val="00BA2D67"/>
    <w:rsid w:val="00BA513F"/>
    <w:rsid w:val="00BA6DAA"/>
    <w:rsid w:val="00BA7FA6"/>
    <w:rsid w:val="00BB03BD"/>
    <w:rsid w:val="00BB07E8"/>
    <w:rsid w:val="00BB0852"/>
    <w:rsid w:val="00BB2AC3"/>
    <w:rsid w:val="00BB34E7"/>
    <w:rsid w:val="00BB3608"/>
    <w:rsid w:val="00BB3EB7"/>
    <w:rsid w:val="00BB432B"/>
    <w:rsid w:val="00BB4B23"/>
    <w:rsid w:val="00BC1C4A"/>
    <w:rsid w:val="00BC1DCB"/>
    <w:rsid w:val="00BC3030"/>
    <w:rsid w:val="00BC340A"/>
    <w:rsid w:val="00BC3C2A"/>
    <w:rsid w:val="00BC4DE9"/>
    <w:rsid w:val="00BC54C9"/>
    <w:rsid w:val="00BD2316"/>
    <w:rsid w:val="00BD4823"/>
    <w:rsid w:val="00BD55DA"/>
    <w:rsid w:val="00BD57EF"/>
    <w:rsid w:val="00BD6C7F"/>
    <w:rsid w:val="00BD6DA7"/>
    <w:rsid w:val="00BE18A7"/>
    <w:rsid w:val="00BE2161"/>
    <w:rsid w:val="00BE571E"/>
    <w:rsid w:val="00BE5913"/>
    <w:rsid w:val="00BE6296"/>
    <w:rsid w:val="00BE7CE9"/>
    <w:rsid w:val="00BE7CFF"/>
    <w:rsid w:val="00BF2AC0"/>
    <w:rsid w:val="00BF3FF4"/>
    <w:rsid w:val="00C0144D"/>
    <w:rsid w:val="00C03707"/>
    <w:rsid w:val="00C03DBE"/>
    <w:rsid w:val="00C059A4"/>
    <w:rsid w:val="00C11424"/>
    <w:rsid w:val="00C116AD"/>
    <w:rsid w:val="00C1497D"/>
    <w:rsid w:val="00C177B4"/>
    <w:rsid w:val="00C17A92"/>
    <w:rsid w:val="00C233FF"/>
    <w:rsid w:val="00C26088"/>
    <w:rsid w:val="00C2701E"/>
    <w:rsid w:val="00C270C8"/>
    <w:rsid w:val="00C2785A"/>
    <w:rsid w:val="00C3076D"/>
    <w:rsid w:val="00C3417B"/>
    <w:rsid w:val="00C341DF"/>
    <w:rsid w:val="00C34220"/>
    <w:rsid w:val="00C34C4A"/>
    <w:rsid w:val="00C36239"/>
    <w:rsid w:val="00C41F8B"/>
    <w:rsid w:val="00C43C33"/>
    <w:rsid w:val="00C44B37"/>
    <w:rsid w:val="00C525D6"/>
    <w:rsid w:val="00C54EF8"/>
    <w:rsid w:val="00C55D11"/>
    <w:rsid w:val="00C640D9"/>
    <w:rsid w:val="00C65D0A"/>
    <w:rsid w:val="00C66D27"/>
    <w:rsid w:val="00C66E18"/>
    <w:rsid w:val="00C67592"/>
    <w:rsid w:val="00C719C5"/>
    <w:rsid w:val="00C72F4E"/>
    <w:rsid w:val="00C758BE"/>
    <w:rsid w:val="00C76ED2"/>
    <w:rsid w:val="00C777C3"/>
    <w:rsid w:val="00C81DA7"/>
    <w:rsid w:val="00C81F30"/>
    <w:rsid w:val="00C828DC"/>
    <w:rsid w:val="00C831F1"/>
    <w:rsid w:val="00C84BE6"/>
    <w:rsid w:val="00C86D2B"/>
    <w:rsid w:val="00C874A6"/>
    <w:rsid w:val="00C91767"/>
    <w:rsid w:val="00C925E7"/>
    <w:rsid w:val="00C96CC3"/>
    <w:rsid w:val="00C970B6"/>
    <w:rsid w:val="00CA0D40"/>
    <w:rsid w:val="00CA2046"/>
    <w:rsid w:val="00CA2DFA"/>
    <w:rsid w:val="00CA43EB"/>
    <w:rsid w:val="00CA5A01"/>
    <w:rsid w:val="00CA62CB"/>
    <w:rsid w:val="00CB0B9B"/>
    <w:rsid w:val="00CB1D9E"/>
    <w:rsid w:val="00CB2112"/>
    <w:rsid w:val="00CB33C8"/>
    <w:rsid w:val="00CB43FA"/>
    <w:rsid w:val="00CB546F"/>
    <w:rsid w:val="00CB5A17"/>
    <w:rsid w:val="00CB7096"/>
    <w:rsid w:val="00CB7E90"/>
    <w:rsid w:val="00CC10B3"/>
    <w:rsid w:val="00CC3A54"/>
    <w:rsid w:val="00CD2400"/>
    <w:rsid w:val="00CD38AE"/>
    <w:rsid w:val="00CD5F85"/>
    <w:rsid w:val="00CD7948"/>
    <w:rsid w:val="00CE18DE"/>
    <w:rsid w:val="00CE1B28"/>
    <w:rsid w:val="00CE21AA"/>
    <w:rsid w:val="00CE324E"/>
    <w:rsid w:val="00CF030B"/>
    <w:rsid w:val="00CF27FC"/>
    <w:rsid w:val="00CF2B44"/>
    <w:rsid w:val="00CF4324"/>
    <w:rsid w:val="00CF479F"/>
    <w:rsid w:val="00CF58E6"/>
    <w:rsid w:val="00D01954"/>
    <w:rsid w:val="00D037C7"/>
    <w:rsid w:val="00D06253"/>
    <w:rsid w:val="00D07153"/>
    <w:rsid w:val="00D0725D"/>
    <w:rsid w:val="00D07FB8"/>
    <w:rsid w:val="00D10268"/>
    <w:rsid w:val="00D11DF3"/>
    <w:rsid w:val="00D123F2"/>
    <w:rsid w:val="00D12BCF"/>
    <w:rsid w:val="00D149FD"/>
    <w:rsid w:val="00D152DB"/>
    <w:rsid w:val="00D156AF"/>
    <w:rsid w:val="00D164FE"/>
    <w:rsid w:val="00D20502"/>
    <w:rsid w:val="00D20687"/>
    <w:rsid w:val="00D218B7"/>
    <w:rsid w:val="00D23578"/>
    <w:rsid w:val="00D31DBA"/>
    <w:rsid w:val="00D32336"/>
    <w:rsid w:val="00D37A53"/>
    <w:rsid w:val="00D405E4"/>
    <w:rsid w:val="00D437F2"/>
    <w:rsid w:val="00D43FAE"/>
    <w:rsid w:val="00D45D74"/>
    <w:rsid w:val="00D47492"/>
    <w:rsid w:val="00D53719"/>
    <w:rsid w:val="00D538CF"/>
    <w:rsid w:val="00D5410E"/>
    <w:rsid w:val="00D5480B"/>
    <w:rsid w:val="00D549D3"/>
    <w:rsid w:val="00D55FCC"/>
    <w:rsid w:val="00D6025A"/>
    <w:rsid w:val="00D62029"/>
    <w:rsid w:val="00D623AB"/>
    <w:rsid w:val="00D64896"/>
    <w:rsid w:val="00D651B3"/>
    <w:rsid w:val="00D66540"/>
    <w:rsid w:val="00D66800"/>
    <w:rsid w:val="00D7068D"/>
    <w:rsid w:val="00D8009D"/>
    <w:rsid w:val="00D81B03"/>
    <w:rsid w:val="00D8240B"/>
    <w:rsid w:val="00D82900"/>
    <w:rsid w:val="00D82E7F"/>
    <w:rsid w:val="00D83862"/>
    <w:rsid w:val="00D84DD4"/>
    <w:rsid w:val="00D91A05"/>
    <w:rsid w:val="00D92186"/>
    <w:rsid w:val="00D942E5"/>
    <w:rsid w:val="00D943D2"/>
    <w:rsid w:val="00D9496F"/>
    <w:rsid w:val="00DA2984"/>
    <w:rsid w:val="00DA300B"/>
    <w:rsid w:val="00DA6047"/>
    <w:rsid w:val="00DA6082"/>
    <w:rsid w:val="00DA690A"/>
    <w:rsid w:val="00DB4016"/>
    <w:rsid w:val="00DB6B90"/>
    <w:rsid w:val="00DB6D29"/>
    <w:rsid w:val="00DB7736"/>
    <w:rsid w:val="00DC01D8"/>
    <w:rsid w:val="00DC3558"/>
    <w:rsid w:val="00DD008C"/>
    <w:rsid w:val="00DD32FD"/>
    <w:rsid w:val="00DD3A15"/>
    <w:rsid w:val="00DD4B98"/>
    <w:rsid w:val="00DD5B42"/>
    <w:rsid w:val="00DD64DC"/>
    <w:rsid w:val="00DE2BC2"/>
    <w:rsid w:val="00DE6D07"/>
    <w:rsid w:val="00DF12B5"/>
    <w:rsid w:val="00DF3CDB"/>
    <w:rsid w:val="00DF4626"/>
    <w:rsid w:val="00DF5294"/>
    <w:rsid w:val="00DF608E"/>
    <w:rsid w:val="00DF7A35"/>
    <w:rsid w:val="00E009A0"/>
    <w:rsid w:val="00E02520"/>
    <w:rsid w:val="00E0256D"/>
    <w:rsid w:val="00E05796"/>
    <w:rsid w:val="00E07C5D"/>
    <w:rsid w:val="00E10DCE"/>
    <w:rsid w:val="00E11175"/>
    <w:rsid w:val="00E132C4"/>
    <w:rsid w:val="00E136C2"/>
    <w:rsid w:val="00E13A1E"/>
    <w:rsid w:val="00E2044A"/>
    <w:rsid w:val="00E21EC7"/>
    <w:rsid w:val="00E22659"/>
    <w:rsid w:val="00E2574D"/>
    <w:rsid w:val="00E269B3"/>
    <w:rsid w:val="00E300B9"/>
    <w:rsid w:val="00E332A5"/>
    <w:rsid w:val="00E353CD"/>
    <w:rsid w:val="00E3650B"/>
    <w:rsid w:val="00E42B99"/>
    <w:rsid w:val="00E43198"/>
    <w:rsid w:val="00E442D6"/>
    <w:rsid w:val="00E44F0B"/>
    <w:rsid w:val="00E45873"/>
    <w:rsid w:val="00E4698C"/>
    <w:rsid w:val="00E46EA3"/>
    <w:rsid w:val="00E47DD9"/>
    <w:rsid w:val="00E50CCA"/>
    <w:rsid w:val="00E510B5"/>
    <w:rsid w:val="00E578A7"/>
    <w:rsid w:val="00E579CD"/>
    <w:rsid w:val="00E579FC"/>
    <w:rsid w:val="00E643F2"/>
    <w:rsid w:val="00E67832"/>
    <w:rsid w:val="00E67CFD"/>
    <w:rsid w:val="00E67E1A"/>
    <w:rsid w:val="00E76991"/>
    <w:rsid w:val="00E77787"/>
    <w:rsid w:val="00E806C9"/>
    <w:rsid w:val="00E86F08"/>
    <w:rsid w:val="00E91A54"/>
    <w:rsid w:val="00E92531"/>
    <w:rsid w:val="00E92564"/>
    <w:rsid w:val="00E94F4D"/>
    <w:rsid w:val="00E95580"/>
    <w:rsid w:val="00E96114"/>
    <w:rsid w:val="00E97146"/>
    <w:rsid w:val="00E9790D"/>
    <w:rsid w:val="00EA08F0"/>
    <w:rsid w:val="00EA497B"/>
    <w:rsid w:val="00EA548F"/>
    <w:rsid w:val="00EA59F6"/>
    <w:rsid w:val="00EA60D9"/>
    <w:rsid w:val="00EB022B"/>
    <w:rsid w:val="00EB02E2"/>
    <w:rsid w:val="00EB1CFD"/>
    <w:rsid w:val="00EB37E1"/>
    <w:rsid w:val="00EB790B"/>
    <w:rsid w:val="00EB7F93"/>
    <w:rsid w:val="00EC092A"/>
    <w:rsid w:val="00EC24BB"/>
    <w:rsid w:val="00EC48C2"/>
    <w:rsid w:val="00EC7A97"/>
    <w:rsid w:val="00ED3375"/>
    <w:rsid w:val="00ED3B27"/>
    <w:rsid w:val="00ED4770"/>
    <w:rsid w:val="00ED58C4"/>
    <w:rsid w:val="00EE1BCA"/>
    <w:rsid w:val="00EE35E9"/>
    <w:rsid w:val="00EF00EA"/>
    <w:rsid w:val="00EF0856"/>
    <w:rsid w:val="00EF08DF"/>
    <w:rsid w:val="00EF30C1"/>
    <w:rsid w:val="00EF648E"/>
    <w:rsid w:val="00EF66F6"/>
    <w:rsid w:val="00EF71FF"/>
    <w:rsid w:val="00F00478"/>
    <w:rsid w:val="00F018EA"/>
    <w:rsid w:val="00F05645"/>
    <w:rsid w:val="00F07A58"/>
    <w:rsid w:val="00F1089B"/>
    <w:rsid w:val="00F10CDF"/>
    <w:rsid w:val="00F11629"/>
    <w:rsid w:val="00F12BB6"/>
    <w:rsid w:val="00F137EC"/>
    <w:rsid w:val="00F13947"/>
    <w:rsid w:val="00F139C3"/>
    <w:rsid w:val="00F15B09"/>
    <w:rsid w:val="00F17039"/>
    <w:rsid w:val="00F24383"/>
    <w:rsid w:val="00F25656"/>
    <w:rsid w:val="00F25966"/>
    <w:rsid w:val="00F25DBE"/>
    <w:rsid w:val="00F27AFE"/>
    <w:rsid w:val="00F34CD6"/>
    <w:rsid w:val="00F408A4"/>
    <w:rsid w:val="00F41A7D"/>
    <w:rsid w:val="00F41E92"/>
    <w:rsid w:val="00F424AE"/>
    <w:rsid w:val="00F4267A"/>
    <w:rsid w:val="00F43098"/>
    <w:rsid w:val="00F44A03"/>
    <w:rsid w:val="00F45B7F"/>
    <w:rsid w:val="00F52ABF"/>
    <w:rsid w:val="00F57B0D"/>
    <w:rsid w:val="00F57C19"/>
    <w:rsid w:val="00F57E36"/>
    <w:rsid w:val="00F638EA"/>
    <w:rsid w:val="00F66D01"/>
    <w:rsid w:val="00F66FF7"/>
    <w:rsid w:val="00F73B74"/>
    <w:rsid w:val="00F74B2C"/>
    <w:rsid w:val="00F74DD7"/>
    <w:rsid w:val="00F75677"/>
    <w:rsid w:val="00F80145"/>
    <w:rsid w:val="00F80683"/>
    <w:rsid w:val="00F8138E"/>
    <w:rsid w:val="00F82272"/>
    <w:rsid w:val="00F833F5"/>
    <w:rsid w:val="00F83982"/>
    <w:rsid w:val="00F83D88"/>
    <w:rsid w:val="00F85037"/>
    <w:rsid w:val="00F922CB"/>
    <w:rsid w:val="00F934EE"/>
    <w:rsid w:val="00F94DE2"/>
    <w:rsid w:val="00F95F79"/>
    <w:rsid w:val="00FA2A1E"/>
    <w:rsid w:val="00FA2EF5"/>
    <w:rsid w:val="00FA5D7F"/>
    <w:rsid w:val="00FA74FD"/>
    <w:rsid w:val="00FB043E"/>
    <w:rsid w:val="00FB2F6C"/>
    <w:rsid w:val="00FC1692"/>
    <w:rsid w:val="00FC2126"/>
    <w:rsid w:val="00FC4D8C"/>
    <w:rsid w:val="00FC6211"/>
    <w:rsid w:val="00FC6F1A"/>
    <w:rsid w:val="00FC79E2"/>
    <w:rsid w:val="00FD03EC"/>
    <w:rsid w:val="00FD23A4"/>
    <w:rsid w:val="00FD3652"/>
    <w:rsid w:val="00FD404C"/>
    <w:rsid w:val="00FD53FE"/>
    <w:rsid w:val="00FD548E"/>
    <w:rsid w:val="00FD6B04"/>
    <w:rsid w:val="00FE167D"/>
    <w:rsid w:val="00FE32A8"/>
    <w:rsid w:val="00FE3821"/>
    <w:rsid w:val="00FE675E"/>
    <w:rsid w:val="00FE724B"/>
    <w:rsid w:val="00FE782A"/>
    <w:rsid w:val="00FF25DE"/>
    <w:rsid w:val="00FF460D"/>
    <w:rsid w:val="00FF6746"/>
    <w:rsid w:val="00FF6C81"/>
    <w:rsid w:val="00FF741A"/>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DA721"/>
  <w15:docId w15:val="{F53BBE82-3E47-4E01-BE10-26AB3631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w:eastAsia="SimSun" w:hAnsi="Segoe U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72D8"/>
    <w:pPr>
      <w:jc w:val="both"/>
    </w:pPr>
    <w:rPr>
      <w:rFonts w:eastAsia="Times New Roman" w:cs="Arial"/>
      <w:sz w:val="22"/>
    </w:rPr>
  </w:style>
  <w:style w:type="paragraph" w:styleId="Heading1">
    <w:name w:val="heading 1"/>
    <w:basedOn w:val="Normal"/>
    <w:next w:val="Normal"/>
    <w:link w:val="Heading1Char"/>
    <w:autoRedefine/>
    <w:uiPriority w:val="9"/>
    <w:qFormat/>
    <w:rsid w:val="00371200"/>
    <w:pPr>
      <w:keepNext/>
      <w:keepLines/>
      <w:jc w:val="left"/>
      <w:outlineLvl w:val="0"/>
    </w:pPr>
    <w:rPr>
      <w:smallCaps/>
      <w:color w:val="0072C6"/>
      <w:spacing w:val="5"/>
      <w:sz w:val="44"/>
      <w:szCs w:val="44"/>
    </w:rPr>
  </w:style>
  <w:style w:type="paragraph" w:styleId="Heading2">
    <w:name w:val="heading 2"/>
    <w:basedOn w:val="Normal"/>
    <w:next w:val="Normal"/>
    <w:link w:val="Heading2Char"/>
    <w:autoRedefine/>
    <w:uiPriority w:val="9"/>
    <w:unhideWhenUsed/>
    <w:qFormat/>
    <w:rsid w:val="0059378E"/>
    <w:pPr>
      <w:keepNext/>
      <w:keepLines/>
      <w:spacing w:before="200" w:after="120"/>
      <w:jc w:val="left"/>
      <w:outlineLvl w:val="1"/>
    </w:pPr>
    <w:rPr>
      <w:rFonts w:cs="Segoe UI"/>
      <w:smallCaps/>
      <w:color w:val="639530"/>
      <w:spacing w:val="5"/>
      <w:sz w:val="36"/>
      <w:szCs w:val="36"/>
    </w:rPr>
  </w:style>
  <w:style w:type="paragraph" w:styleId="Heading3">
    <w:name w:val="heading 3"/>
    <w:basedOn w:val="Normal"/>
    <w:next w:val="Normal"/>
    <w:link w:val="Heading3Char"/>
    <w:autoRedefine/>
    <w:uiPriority w:val="9"/>
    <w:unhideWhenUsed/>
    <w:qFormat/>
    <w:rsid w:val="001D4D87"/>
    <w:pPr>
      <w:keepNext/>
      <w:keepLines/>
      <w:spacing w:before="200"/>
      <w:ind w:left="90" w:hanging="90"/>
      <w:jc w:val="left"/>
      <w:outlineLvl w:val="2"/>
    </w:pPr>
    <w:rPr>
      <w:rFonts w:eastAsia="Calibri" w:cs="Segoe UI"/>
      <w:iCs/>
      <w:smallCaps/>
      <w:color w:val="0072C6"/>
      <w:spacing w:val="5"/>
      <w:sz w:val="32"/>
      <w:szCs w:val="32"/>
    </w:rPr>
  </w:style>
  <w:style w:type="paragraph" w:styleId="Heading4">
    <w:name w:val="heading 4"/>
    <w:basedOn w:val="Normal"/>
    <w:next w:val="Normal"/>
    <w:link w:val="Heading4Char"/>
    <w:autoRedefine/>
    <w:uiPriority w:val="9"/>
    <w:unhideWhenUsed/>
    <w:qFormat/>
    <w:rsid w:val="00771755"/>
    <w:pPr>
      <w:numPr>
        <w:ilvl w:val="3"/>
        <w:numId w:val="1"/>
      </w:numPr>
      <w:spacing w:before="120"/>
      <w:ind w:left="1008" w:hanging="1008"/>
      <w:jc w:val="left"/>
      <w:outlineLvl w:val="3"/>
    </w:pPr>
    <w:rPr>
      <w:smallCaps/>
      <w:color w:val="426420"/>
      <w:sz w:val="28"/>
      <w:szCs w:val="28"/>
    </w:rPr>
  </w:style>
  <w:style w:type="paragraph" w:styleId="Heading5">
    <w:name w:val="heading 5"/>
    <w:basedOn w:val="Normal"/>
    <w:next w:val="Normal"/>
    <w:link w:val="Heading5Char"/>
    <w:autoRedefine/>
    <w:uiPriority w:val="9"/>
    <w:unhideWhenUsed/>
    <w:qFormat/>
    <w:rsid w:val="009D03A5"/>
    <w:pPr>
      <w:keepNext/>
      <w:keepLines/>
      <w:numPr>
        <w:ilvl w:val="4"/>
        <w:numId w:val="1"/>
      </w:numPr>
      <w:spacing w:before="120"/>
      <w:ind w:left="1152" w:hanging="1152"/>
      <w:jc w:val="left"/>
      <w:outlineLvl w:val="4"/>
    </w:pPr>
    <w:rPr>
      <w:rFonts w:cs="Segoe UI"/>
      <w:smallCaps/>
      <w:color w:val="003863"/>
      <w:spacing w:val="10"/>
      <w:sz w:val="26"/>
      <w:szCs w:val="26"/>
    </w:rPr>
  </w:style>
  <w:style w:type="paragraph" w:styleId="Heading6">
    <w:name w:val="heading 6"/>
    <w:basedOn w:val="Normal"/>
    <w:next w:val="Normal"/>
    <w:link w:val="Heading6Char"/>
    <w:autoRedefine/>
    <w:uiPriority w:val="9"/>
    <w:unhideWhenUsed/>
    <w:qFormat/>
    <w:rsid w:val="009D03A5"/>
    <w:pPr>
      <w:keepNext/>
      <w:keepLines/>
      <w:numPr>
        <w:ilvl w:val="5"/>
        <w:numId w:val="1"/>
      </w:numPr>
      <w:spacing w:before="120"/>
      <w:ind w:left="1296" w:hanging="1296"/>
      <w:jc w:val="left"/>
      <w:outlineLvl w:val="5"/>
    </w:pPr>
    <w:rPr>
      <w:rFonts w:cs="Segoe UI"/>
      <w:smallCaps/>
      <w:color w:val="426420"/>
      <w:spacing w:val="5"/>
      <w:sz w:val="26"/>
      <w:szCs w:val="26"/>
    </w:rPr>
  </w:style>
  <w:style w:type="paragraph" w:styleId="Heading7">
    <w:name w:val="heading 7"/>
    <w:basedOn w:val="Normal"/>
    <w:next w:val="Normal"/>
    <w:link w:val="Heading7Char"/>
    <w:autoRedefine/>
    <w:uiPriority w:val="9"/>
    <w:unhideWhenUsed/>
    <w:qFormat/>
    <w:rsid w:val="009D03A5"/>
    <w:pPr>
      <w:numPr>
        <w:ilvl w:val="6"/>
        <w:numId w:val="1"/>
      </w:numPr>
      <w:spacing w:before="120"/>
      <w:ind w:left="1440" w:hanging="1440"/>
      <w:jc w:val="left"/>
      <w:outlineLvl w:val="6"/>
    </w:pPr>
    <w:rPr>
      <w:smallCaps/>
      <w:color w:val="003863"/>
      <w:sz w:val="24"/>
    </w:rPr>
  </w:style>
  <w:style w:type="paragraph" w:styleId="Heading8">
    <w:name w:val="heading 8"/>
    <w:basedOn w:val="Normal"/>
    <w:next w:val="Normal"/>
    <w:link w:val="Heading8Char"/>
    <w:uiPriority w:val="9"/>
    <w:unhideWhenUsed/>
    <w:qFormat/>
    <w:rsid w:val="00771755"/>
    <w:pPr>
      <w:numPr>
        <w:ilvl w:val="7"/>
        <w:numId w:val="1"/>
      </w:numPr>
      <w:spacing w:before="120"/>
      <w:jc w:val="left"/>
      <w:outlineLvl w:val="7"/>
    </w:pPr>
    <w:rPr>
      <w:smallCaps/>
      <w:color w:val="426420"/>
      <w:sz w:val="24"/>
    </w:rPr>
  </w:style>
  <w:style w:type="paragraph" w:styleId="Heading9">
    <w:name w:val="heading 9"/>
    <w:basedOn w:val="Normal"/>
    <w:next w:val="Normal"/>
    <w:link w:val="Heading9Char"/>
    <w:autoRedefine/>
    <w:uiPriority w:val="9"/>
    <w:unhideWhenUsed/>
    <w:qFormat/>
    <w:rsid w:val="00BD2316"/>
    <w:pPr>
      <w:keepNext/>
      <w:keepLines/>
      <w:numPr>
        <w:ilvl w:val="8"/>
        <w:numId w:val="1"/>
      </w:numPr>
      <w:tabs>
        <w:tab w:val="left" w:pos="1890"/>
      </w:tabs>
      <w:spacing w:before="120"/>
      <w:ind w:left="1728" w:hanging="1728"/>
      <w:jc w:val="left"/>
      <w:outlineLvl w:val="8"/>
    </w:pPr>
    <w:rPr>
      <w:smallCaps/>
      <w:color w:val="00386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semiHidden/>
    <w:unhideWhenUsed/>
    <w:rsid w:val="00A8796D"/>
    <w:rPr>
      <w:rFonts w:cs="Tahoma"/>
      <w:sz w:val="16"/>
      <w:szCs w:val="16"/>
    </w:rPr>
  </w:style>
  <w:style w:type="character" w:customStyle="1" w:styleId="BalloonTextChar">
    <w:name w:val="Balloon Text Char"/>
    <w:link w:val="BalloonText"/>
    <w:semiHidden/>
    <w:rsid w:val="00A8796D"/>
    <w:rPr>
      <w:rFonts w:ascii="Segoe UI" w:hAnsi="Segoe UI" w:cs="Tahoma"/>
      <w:sz w:val="16"/>
      <w:szCs w:val="16"/>
    </w:rPr>
  </w:style>
  <w:style w:type="paragraph" w:styleId="Header">
    <w:name w:val="header"/>
    <w:basedOn w:val="Normal"/>
    <w:link w:val="HeaderChar"/>
    <w:uiPriority w:val="99"/>
    <w:unhideWhenUsed/>
    <w:rsid w:val="0024093E"/>
    <w:pPr>
      <w:tabs>
        <w:tab w:val="center" w:pos="4680"/>
        <w:tab w:val="right" w:pos="9360"/>
      </w:tabs>
    </w:pPr>
  </w:style>
  <w:style w:type="character" w:customStyle="1" w:styleId="HeaderChar">
    <w:name w:val="Header Char"/>
    <w:basedOn w:val="DefaultParagraphFont"/>
    <w:link w:val="Header"/>
    <w:uiPriority w:val="99"/>
    <w:rsid w:val="0024093E"/>
  </w:style>
  <w:style w:type="paragraph" w:styleId="Footer">
    <w:name w:val="footer"/>
    <w:basedOn w:val="Normal"/>
    <w:link w:val="FooterChar"/>
    <w:uiPriority w:val="99"/>
    <w:unhideWhenUsed/>
    <w:rsid w:val="0024093E"/>
    <w:pPr>
      <w:tabs>
        <w:tab w:val="center" w:pos="4680"/>
        <w:tab w:val="right" w:pos="9360"/>
      </w:tabs>
    </w:pPr>
  </w:style>
  <w:style w:type="character" w:customStyle="1" w:styleId="FooterChar">
    <w:name w:val="Footer Char"/>
    <w:basedOn w:val="DefaultParagraphFont"/>
    <w:link w:val="Footer"/>
    <w:uiPriority w:val="99"/>
    <w:rsid w:val="0024093E"/>
  </w:style>
  <w:style w:type="character" w:styleId="Hyperlink">
    <w:name w:val="Hyperlink"/>
    <w:autoRedefine/>
    <w:uiPriority w:val="99"/>
    <w:qFormat/>
    <w:rsid w:val="00A64B70"/>
    <w:rPr>
      <w:noProof/>
      <w:color w:val="1E84B8"/>
      <w:u w:val="single"/>
    </w:rPr>
  </w:style>
  <w:style w:type="paragraph" w:styleId="BodyText2">
    <w:name w:val="Body Text 2"/>
    <w:basedOn w:val="Normal"/>
    <w:link w:val="BodyText2Char"/>
    <w:rsid w:val="00A8796D"/>
    <w:pPr>
      <w:spacing w:after="120" w:line="480" w:lineRule="auto"/>
    </w:pPr>
    <w:rPr>
      <w:rFonts w:cs="Times New Roman"/>
      <w:szCs w:val="24"/>
      <w:lang w:val="x-none" w:eastAsia="x-none"/>
    </w:rPr>
  </w:style>
  <w:style w:type="character" w:customStyle="1" w:styleId="BodyText2Char">
    <w:name w:val="Body Text 2 Char"/>
    <w:link w:val="BodyText2"/>
    <w:rsid w:val="00A8796D"/>
    <w:rPr>
      <w:rFonts w:ascii="Segoe UI" w:eastAsia="Times New Roman" w:hAnsi="Segoe UI" w:cs="Times New Roman"/>
      <w:sz w:val="24"/>
      <w:szCs w:val="24"/>
      <w:lang w:val="x-none" w:eastAsia="x-none"/>
    </w:rPr>
  </w:style>
  <w:style w:type="character" w:customStyle="1" w:styleId="Heading1Char">
    <w:name w:val="Heading 1 Char"/>
    <w:link w:val="Heading1"/>
    <w:uiPriority w:val="9"/>
    <w:rsid w:val="00371200"/>
    <w:rPr>
      <w:rFonts w:eastAsia="Times New Roman" w:cs="Arial"/>
      <w:smallCaps/>
      <w:color w:val="0072C6"/>
      <w:spacing w:val="5"/>
      <w:sz w:val="44"/>
      <w:szCs w:val="44"/>
    </w:rPr>
  </w:style>
  <w:style w:type="paragraph" w:styleId="TOCHeading">
    <w:name w:val="TOC Heading"/>
    <w:basedOn w:val="Normal"/>
    <w:next w:val="Normal"/>
    <w:autoRedefine/>
    <w:uiPriority w:val="39"/>
    <w:unhideWhenUsed/>
    <w:qFormat/>
    <w:rsid w:val="00A64B70"/>
    <w:rPr>
      <w:color w:val="43AEFF"/>
      <w:sz w:val="44"/>
      <w:szCs w:val="44"/>
    </w:rPr>
  </w:style>
  <w:style w:type="paragraph" w:styleId="TOC2">
    <w:name w:val="toc 2"/>
    <w:basedOn w:val="Heading2"/>
    <w:next w:val="Normal"/>
    <w:autoRedefine/>
    <w:uiPriority w:val="39"/>
    <w:unhideWhenUsed/>
    <w:qFormat/>
    <w:rsid w:val="009D03A5"/>
    <w:pPr>
      <w:tabs>
        <w:tab w:val="left" w:pos="540"/>
        <w:tab w:val="right" w:leader="dot" w:pos="10080"/>
      </w:tabs>
      <w:spacing w:before="120"/>
      <w:ind w:left="540" w:hanging="540"/>
    </w:pPr>
    <w:rPr>
      <w:rFonts w:cs="Times New Roman"/>
      <w:sz w:val="22"/>
    </w:rPr>
  </w:style>
  <w:style w:type="paragraph" w:styleId="TOC1">
    <w:name w:val="toc 1"/>
    <w:basedOn w:val="Heading1"/>
    <w:next w:val="Normal"/>
    <w:autoRedefine/>
    <w:uiPriority w:val="39"/>
    <w:unhideWhenUsed/>
    <w:qFormat/>
    <w:rsid w:val="00EA08F0"/>
    <w:pPr>
      <w:tabs>
        <w:tab w:val="left" w:pos="450"/>
        <w:tab w:val="right" w:leader="dot" w:pos="10080"/>
      </w:tabs>
      <w:spacing w:before="120"/>
      <w:ind w:hanging="432"/>
    </w:pPr>
    <w:rPr>
      <w:noProof/>
      <w:sz w:val="22"/>
      <w:szCs w:val="22"/>
    </w:rPr>
  </w:style>
  <w:style w:type="paragraph" w:styleId="TOC3">
    <w:name w:val="toc 3"/>
    <w:basedOn w:val="Heading3"/>
    <w:next w:val="Normal"/>
    <w:autoRedefine/>
    <w:uiPriority w:val="39"/>
    <w:unhideWhenUsed/>
    <w:qFormat/>
    <w:rsid w:val="009D03A5"/>
    <w:pPr>
      <w:tabs>
        <w:tab w:val="left" w:pos="720"/>
        <w:tab w:val="right" w:leader="dot" w:pos="10080"/>
      </w:tabs>
      <w:spacing w:before="120"/>
      <w:ind w:left="720" w:hanging="720"/>
    </w:pPr>
    <w:rPr>
      <w:rFonts w:cs="Times New Roman"/>
      <w:sz w:val="22"/>
    </w:rPr>
  </w:style>
  <w:style w:type="character" w:customStyle="1" w:styleId="Heading2Char">
    <w:name w:val="Heading 2 Char"/>
    <w:link w:val="Heading2"/>
    <w:uiPriority w:val="9"/>
    <w:rsid w:val="0059378E"/>
    <w:rPr>
      <w:rFonts w:eastAsia="Times New Roman" w:cs="Segoe UI"/>
      <w:smallCaps/>
      <w:color w:val="639530"/>
      <w:spacing w:val="5"/>
      <w:sz w:val="36"/>
      <w:szCs w:val="36"/>
    </w:rPr>
  </w:style>
  <w:style w:type="character" w:customStyle="1" w:styleId="Heading3Char">
    <w:name w:val="Heading 3 Char"/>
    <w:link w:val="Heading3"/>
    <w:uiPriority w:val="9"/>
    <w:rsid w:val="001D4D87"/>
    <w:rPr>
      <w:rFonts w:eastAsia="Calibri" w:cs="Segoe UI"/>
      <w:iCs/>
      <w:smallCaps/>
      <w:color w:val="0072C6"/>
      <w:spacing w:val="5"/>
      <w:sz w:val="32"/>
      <w:szCs w:val="32"/>
    </w:rPr>
  </w:style>
  <w:style w:type="paragraph" w:customStyle="1" w:styleId="CompanyName">
    <w:name w:val="Company Name"/>
    <w:basedOn w:val="Normal"/>
    <w:next w:val="Normal"/>
    <w:autoRedefine/>
    <w:rsid w:val="00A8796D"/>
    <w:pPr>
      <w:spacing w:before="420" w:after="60" w:line="320" w:lineRule="exact"/>
    </w:pPr>
    <w:rPr>
      <w:rFonts w:cs="Times New Roman"/>
      <w:caps/>
      <w:kern w:val="36"/>
      <w:sz w:val="38"/>
    </w:rPr>
  </w:style>
  <w:style w:type="paragraph" w:customStyle="1" w:styleId="SubtitleCover">
    <w:name w:val="Subtitle Cover"/>
    <w:basedOn w:val="Normal"/>
    <w:next w:val="Normal"/>
    <w:autoRedefine/>
    <w:rsid w:val="00A8796D"/>
    <w:pPr>
      <w:keepNext/>
      <w:pBdr>
        <w:top w:val="single" w:sz="6" w:space="1" w:color="auto"/>
      </w:pBdr>
      <w:spacing w:after="5280" w:line="480" w:lineRule="exact"/>
    </w:pPr>
    <w:rPr>
      <w:rFonts w:cs="Times New Roman"/>
      <w:spacing w:val="-15"/>
      <w:kern w:val="28"/>
      <w:sz w:val="44"/>
    </w:rPr>
  </w:style>
  <w:style w:type="paragraph" w:customStyle="1" w:styleId="TitleCover">
    <w:name w:val="Title Cover"/>
    <w:basedOn w:val="Normal"/>
    <w:next w:val="SubtitleCover"/>
    <w:autoRedefine/>
    <w:rsid w:val="00A8796D"/>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rFonts w:cs="Times New Roman"/>
      <w:spacing w:val="-70"/>
      <w:kern w:val="28"/>
      <w:sz w:val="144"/>
    </w:rPr>
  </w:style>
  <w:style w:type="paragraph" w:styleId="Caption">
    <w:name w:val="caption"/>
    <w:basedOn w:val="Normal"/>
    <w:next w:val="Normal"/>
    <w:autoRedefine/>
    <w:uiPriority w:val="35"/>
    <w:unhideWhenUsed/>
    <w:qFormat/>
    <w:rsid w:val="009A3349"/>
    <w:rPr>
      <w:b/>
      <w:bCs/>
      <w:caps/>
      <w:sz w:val="16"/>
      <w:szCs w:val="18"/>
    </w:rPr>
  </w:style>
  <w:style w:type="paragraph" w:styleId="BodyText">
    <w:name w:val="Body Text"/>
    <w:basedOn w:val="Normal"/>
    <w:link w:val="BodyTextChar"/>
    <w:rsid w:val="00A8796D"/>
    <w:rPr>
      <w:rFonts w:cs="Times New Roman"/>
    </w:rPr>
  </w:style>
  <w:style w:type="character" w:customStyle="1" w:styleId="BodyTextChar">
    <w:name w:val="Body Text Char"/>
    <w:link w:val="BodyText"/>
    <w:rsid w:val="00A8796D"/>
    <w:rPr>
      <w:rFonts w:ascii="Segoe UI" w:eastAsia="Times New Roman" w:hAnsi="Segoe UI" w:cs="Times New Roman"/>
      <w:sz w:val="24"/>
    </w:rPr>
  </w:style>
  <w:style w:type="table" w:styleId="TableGrid">
    <w:name w:val="Table Grid"/>
    <w:basedOn w:val="TableNormal"/>
    <w:uiPriority w:val="59"/>
    <w:rsid w:val="00A8796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734F55"/>
  </w:style>
  <w:style w:type="character" w:styleId="CommentReference">
    <w:name w:val="annotation reference"/>
    <w:semiHidden/>
    <w:rsid w:val="00734F55"/>
    <w:rPr>
      <w:sz w:val="16"/>
      <w:szCs w:val="16"/>
    </w:rPr>
  </w:style>
  <w:style w:type="paragraph" w:styleId="CommentText">
    <w:name w:val="annotation text"/>
    <w:basedOn w:val="Normal"/>
    <w:link w:val="CommentTextChar"/>
    <w:semiHidden/>
    <w:rsid w:val="00A8796D"/>
    <w:rPr>
      <w:rFonts w:cs="Times New Roman"/>
    </w:rPr>
  </w:style>
  <w:style w:type="character" w:customStyle="1" w:styleId="CommentTextChar">
    <w:name w:val="Comment Text Char"/>
    <w:link w:val="CommentText"/>
    <w:semiHidden/>
    <w:rsid w:val="00A8796D"/>
    <w:rPr>
      <w:rFonts w:ascii="Segoe UI" w:eastAsia="Times New Roman" w:hAnsi="Segoe UI" w:cs="Times New Roman"/>
      <w:sz w:val="24"/>
    </w:rPr>
  </w:style>
  <w:style w:type="paragraph" w:styleId="CommentSubject">
    <w:name w:val="annotation subject"/>
    <w:basedOn w:val="CommentText"/>
    <w:next w:val="CommentText"/>
    <w:link w:val="CommentSubjectChar"/>
    <w:semiHidden/>
    <w:rsid w:val="00A8796D"/>
    <w:rPr>
      <w:b/>
      <w:bCs/>
    </w:rPr>
  </w:style>
  <w:style w:type="character" w:customStyle="1" w:styleId="CommentSubjectChar">
    <w:name w:val="Comment Subject Char"/>
    <w:link w:val="CommentSubject"/>
    <w:semiHidden/>
    <w:rsid w:val="00A8796D"/>
    <w:rPr>
      <w:rFonts w:ascii="Segoe UI" w:eastAsia="Times New Roman" w:hAnsi="Segoe UI" w:cs="Times New Roman"/>
      <w:b/>
      <w:bCs/>
      <w:sz w:val="24"/>
    </w:rPr>
  </w:style>
  <w:style w:type="paragraph" w:styleId="ListParagraph">
    <w:name w:val="List Paragraph"/>
    <w:aliases w:val="PS Numbering"/>
    <w:basedOn w:val="Normal"/>
    <w:link w:val="ListParagraphChar"/>
    <w:autoRedefine/>
    <w:uiPriority w:val="34"/>
    <w:qFormat/>
    <w:rsid w:val="003B29A1"/>
    <w:pPr>
      <w:numPr>
        <w:ilvl w:val="1"/>
        <w:numId w:val="9"/>
      </w:numPr>
      <w:autoSpaceDE w:val="0"/>
      <w:autoSpaceDN w:val="0"/>
      <w:adjustRightInd w:val="0"/>
      <w:spacing w:line="288" w:lineRule="auto"/>
      <w:contextualSpacing/>
      <w:jc w:val="left"/>
      <w:pPrChange w:id="0" w:author="Shah, Jigar" w:date="2018-07-30T12:47:00Z">
        <w:pPr>
          <w:numPr>
            <w:numId w:val="5"/>
          </w:numPr>
          <w:autoSpaceDE w:val="0"/>
          <w:autoSpaceDN w:val="0"/>
          <w:adjustRightInd w:val="0"/>
          <w:spacing w:line="288" w:lineRule="auto"/>
          <w:ind w:left="720" w:hanging="360"/>
          <w:contextualSpacing/>
        </w:pPr>
      </w:pPrChange>
    </w:pPr>
    <w:rPr>
      <w:rFonts w:eastAsia="SimSun" w:cs="Segoe UI"/>
      <w:szCs w:val="22"/>
      <w:rPrChange w:id="0" w:author="Shah, Jigar" w:date="2018-07-30T12:47:00Z">
        <w:rPr>
          <w:rFonts w:ascii="Segoe UI" w:eastAsia="SimSun" w:hAnsi="Segoe UI" w:cs="Segoe UI"/>
          <w:sz w:val="22"/>
          <w:szCs w:val="22"/>
          <w:lang w:val="en-US" w:eastAsia="en-US" w:bidi="ar-SA"/>
        </w:rPr>
      </w:rPrChange>
    </w:rPr>
  </w:style>
  <w:style w:type="character" w:styleId="PlaceholderText">
    <w:name w:val="Placeholder Text"/>
    <w:uiPriority w:val="99"/>
    <w:semiHidden/>
    <w:rsid w:val="00734F55"/>
    <w:rPr>
      <w:color w:val="808080"/>
    </w:rPr>
  </w:style>
  <w:style w:type="paragraph" w:styleId="BodyTextIndent">
    <w:name w:val="Body Text Indent"/>
    <w:basedOn w:val="Normal"/>
    <w:link w:val="BodyTextIndentChar"/>
    <w:rsid w:val="00A8796D"/>
    <w:pPr>
      <w:spacing w:after="120"/>
      <w:ind w:left="360"/>
    </w:pPr>
    <w:rPr>
      <w:rFonts w:cs="Times New Roman"/>
      <w:szCs w:val="24"/>
      <w:lang w:val="x-none" w:eastAsia="x-none"/>
    </w:rPr>
  </w:style>
  <w:style w:type="character" w:customStyle="1" w:styleId="BodyTextIndentChar">
    <w:name w:val="Body Text Indent Char"/>
    <w:link w:val="BodyTextIndent"/>
    <w:rsid w:val="00A8796D"/>
    <w:rPr>
      <w:rFonts w:ascii="Segoe UI" w:eastAsia="Times New Roman" w:hAnsi="Segoe UI" w:cs="Times New Roman"/>
      <w:sz w:val="24"/>
      <w:szCs w:val="24"/>
      <w:lang w:val="x-none" w:eastAsia="x-none"/>
    </w:rPr>
  </w:style>
  <w:style w:type="character" w:styleId="FollowedHyperlink">
    <w:name w:val="FollowedHyperlink"/>
    <w:rsid w:val="00A64B70"/>
    <w:rPr>
      <w:color w:val="003863"/>
      <w:u w:val="single"/>
    </w:rPr>
  </w:style>
  <w:style w:type="paragraph" w:styleId="DocumentMap">
    <w:name w:val="Document Map"/>
    <w:basedOn w:val="Normal"/>
    <w:link w:val="DocumentMapChar"/>
    <w:autoRedefine/>
    <w:rsid w:val="00A8796D"/>
    <w:rPr>
      <w:rFonts w:cs="Times New Roman"/>
      <w:sz w:val="16"/>
      <w:szCs w:val="16"/>
      <w:lang w:val="x-none" w:eastAsia="x-none"/>
    </w:rPr>
  </w:style>
  <w:style w:type="character" w:customStyle="1" w:styleId="DocumentMapChar">
    <w:name w:val="Document Map Char"/>
    <w:link w:val="DocumentMap"/>
    <w:rsid w:val="00A8796D"/>
    <w:rPr>
      <w:rFonts w:ascii="Segoe UI" w:eastAsia="Times New Roman" w:hAnsi="Segoe UI" w:cs="Times New Roman"/>
      <w:sz w:val="16"/>
      <w:szCs w:val="16"/>
      <w:lang w:val="x-none" w:eastAsia="x-none"/>
    </w:rPr>
  </w:style>
  <w:style w:type="paragraph" w:styleId="Index1">
    <w:name w:val="index 1"/>
    <w:basedOn w:val="Normal"/>
    <w:next w:val="Normal"/>
    <w:autoRedefine/>
    <w:rsid w:val="00C65D0A"/>
    <w:pPr>
      <w:ind w:left="240" w:hanging="240"/>
    </w:pPr>
    <w:rPr>
      <w:rFonts w:cs="Times New Roman"/>
      <w:szCs w:val="24"/>
    </w:rPr>
  </w:style>
  <w:style w:type="paragraph" w:styleId="Index5">
    <w:name w:val="index 5"/>
    <w:basedOn w:val="Normal"/>
    <w:next w:val="Normal"/>
    <w:autoRedefine/>
    <w:rsid w:val="00A8796D"/>
    <w:pPr>
      <w:ind w:left="1200" w:hanging="240"/>
    </w:pPr>
    <w:rPr>
      <w:rFonts w:cs="Times New Roman"/>
      <w:szCs w:val="24"/>
    </w:rPr>
  </w:style>
  <w:style w:type="character" w:customStyle="1" w:styleId="Heading4Char">
    <w:name w:val="Heading 4 Char"/>
    <w:link w:val="Heading4"/>
    <w:uiPriority w:val="9"/>
    <w:rsid w:val="00771755"/>
    <w:rPr>
      <w:rFonts w:eastAsia="Times New Roman" w:cs="Arial"/>
      <w:smallCaps/>
      <w:color w:val="426420"/>
      <w:sz w:val="28"/>
      <w:szCs w:val="28"/>
    </w:rPr>
  </w:style>
  <w:style w:type="character" w:customStyle="1" w:styleId="Heading5Char">
    <w:name w:val="Heading 5 Char"/>
    <w:link w:val="Heading5"/>
    <w:uiPriority w:val="9"/>
    <w:rsid w:val="009D03A5"/>
    <w:rPr>
      <w:rFonts w:eastAsia="Times New Roman" w:cs="Segoe UI"/>
      <w:smallCaps/>
      <w:color w:val="003863"/>
      <w:spacing w:val="10"/>
      <w:sz w:val="26"/>
      <w:szCs w:val="26"/>
    </w:rPr>
  </w:style>
  <w:style w:type="character" w:customStyle="1" w:styleId="Heading6Char">
    <w:name w:val="Heading 6 Char"/>
    <w:link w:val="Heading6"/>
    <w:uiPriority w:val="9"/>
    <w:rsid w:val="009D03A5"/>
    <w:rPr>
      <w:rFonts w:eastAsia="Times New Roman" w:cs="Segoe UI"/>
      <w:smallCaps/>
      <w:color w:val="426420"/>
      <w:spacing w:val="5"/>
      <w:sz w:val="26"/>
      <w:szCs w:val="26"/>
    </w:rPr>
  </w:style>
  <w:style w:type="character" w:customStyle="1" w:styleId="Heading7Char">
    <w:name w:val="Heading 7 Char"/>
    <w:link w:val="Heading7"/>
    <w:uiPriority w:val="9"/>
    <w:rsid w:val="009D03A5"/>
    <w:rPr>
      <w:rFonts w:eastAsia="Times New Roman" w:cs="Arial"/>
      <w:smallCaps/>
      <w:color w:val="003863"/>
      <w:sz w:val="24"/>
    </w:rPr>
  </w:style>
  <w:style w:type="character" w:customStyle="1" w:styleId="Heading8Char">
    <w:name w:val="Heading 8 Char"/>
    <w:link w:val="Heading8"/>
    <w:uiPriority w:val="9"/>
    <w:rsid w:val="00771755"/>
    <w:rPr>
      <w:rFonts w:eastAsia="Times New Roman" w:cs="Arial"/>
      <w:smallCaps/>
      <w:color w:val="426420"/>
      <w:sz w:val="24"/>
    </w:rPr>
  </w:style>
  <w:style w:type="character" w:customStyle="1" w:styleId="Heading9Char">
    <w:name w:val="Heading 9 Char"/>
    <w:link w:val="Heading9"/>
    <w:uiPriority w:val="9"/>
    <w:rsid w:val="00BD2316"/>
    <w:rPr>
      <w:rFonts w:eastAsia="Times New Roman" w:cs="Arial"/>
      <w:smallCaps/>
      <w:color w:val="003863"/>
      <w:sz w:val="22"/>
      <w:szCs w:val="22"/>
    </w:rPr>
  </w:style>
  <w:style w:type="paragraph" w:styleId="Title">
    <w:name w:val="Title"/>
    <w:basedOn w:val="Normal"/>
    <w:next w:val="Normal"/>
    <w:link w:val="TitleChar"/>
    <w:autoRedefine/>
    <w:uiPriority w:val="10"/>
    <w:qFormat/>
    <w:rsid w:val="006550AC"/>
    <w:pPr>
      <w:jc w:val="center"/>
    </w:pPr>
    <w:rPr>
      <w:rFonts w:cs="Segoe UI"/>
      <w:b/>
      <w:color w:val="639530"/>
      <w:sz w:val="72"/>
      <w:szCs w:val="72"/>
    </w:rPr>
  </w:style>
  <w:style w:type="character" w:customStyle="1" w:styleId="TitleChar">
    <w:name w:val="Title Char"/>
    <w:link w:val="Title"/>
    <w:uiPriority w:val="10"/>
    <w:rsid w:val="006550AC"/>
    <w:rPr>
      <w:rFonts w:ascii="Segoe UI" w:eastAsia="Times New Roman" w:hAnsi="Segoe UI" w:cs="Segoe UI"/>
      <w:b/>
      <w:color w:val="639530"/>
      <w:sz w:val="72"/>
      <w:szCs w:val="72"/>
    </w:rPr>
  </w:style>
  <w:style w:type="paragraph" w:styleId="Subtitle">
    <w:name w:val="Subtitle"/>
    <w:basedOn w:val="Normal"/>
    <w:next w:val="Normal"/>
    <w:link w:val="SubtitleChar"/>
    <w:autoRedefine/>
    <w:uiPriority w:val="11"/>
    <w:rsid w:val="00E44F0B"/>
    <w:pPr>
      <w:spacing w:after="240"/>
      <w:jc w:val="center"/>
    </w:pPr>
    <w:rPr>
      <w:rFonts w:eastAsia="SimHei" w:cs="Times New Roman"/>
      <w:b/>
      <w:color w:val="5B9BD5" w:themeColor="accent1"/>
      <w:sz w:val="56"/>
      <w:szCs w:val="52"/>
    </w:rPr>
  </w:style>
  <w:style w:type="character" w:customStyle="1" w:styleId="SubtitleChar">
    <w:name w:val="Subtitle Char"/>
    <w:link w:val="Subtitle"/>
    <w:uiPriority w:val="11"/>
    <w:rsid w:val="00E44F0B"/>
    <w:rPr>
      <w:rFonts w:eastAsia="SimHei"/>
      <w:b/>
      <w:color w:val="5B9BD5" w:themeColor="accent1"/>
      <w:sz w:val="56"/>
      <w:szCs w:val="52"/>
    </w:rPr>
  </w:style>
  <w:style w:type="character" w:styleId="Strong">
    <w:name w:val="Strong"/>
    <w:uiPriority w:val="22"/>
    <w:qFormat/>
    <w:rsid w:val="009A3349"/>
    <w:rPr>
      <w:b/>
      <w:color w:val="43AEFF"/>
    </w:rPr>
  </w:style>
  <w:style w:type="character" w:styleId="Emphasis">
    <w:name w:val="Emphasis"/>
    <w:uiPriority w:val="20"/>
    <w:qFormat/>
    <w:rsid w:val="009A3349"/>
    <w:rPr>
      <w:b/>
      <w:i/>
      <w:spacing w:val="10"/>
    </w:rPr>
  </w:style>
  <w:style w:type="paragraph" w:styleId="NoSpacing">
    <w:name w:val="No Spacing"/>
    <w:basedOn w:val="Normal"/>
    <w:link w:val="NoSpacingChar"/>
    <w:autoRedefine/>
    <w:uiPriority w:val="1"/>
    <w:qFormat/>
    <w:rsid w:val="0041332F"/>
    <w:rPr>
      <w:sz w:val="20"/>
    </w:rPr>
  </w:style>
  <w:style w:type="character" w:customStyle="1" w:styleId="NoSpacingChar">
    <w:name w:val="No Spacing Char"/>
    <w:link w:val="NoSpacing"/>
    <w:uiPriority w:val="1"/>
    <w:rsid w:val="0041332F"/>
    <w:rPr>
      <w:rFonts w:cs="Arial"/>
    </w:rPr>
  </w:style>
  <w:style w:type="paragraph" w:styleId="Quote">
    <w:name w:val="Quote"/>
    <w:basedOn w:val="Normal"/>
    <w:next w:val="Normal"/>
    <w:link w:val="QuoteChar"/>
    <w:autoRedefine/>
    <w:uiPriority w:val="29"/>
    <w:qFormat/>
    <w:rsid w:val="009A3349"/>
    <w:rPr>
      <w:i/>
      <w:sz w:val="20"/>
    </w:rPr>
  </w:style>
  <w:style w:type="character" w:customStyle="1" w:styleId="QuoteChar">
    <w:name w:val="Quote Char"/>
    <w:link w:val="Quote"/>
    <w:uiPriority w:val="29"/>
    <w:rsid w:val="009A3349"/>
    <w:rPr>
      <w:i/>
    </w:rPr>
  </w:style>
  <w:style w:type="paragraph" w:styleId="IntenseQuote">
    <w:name w:val="Intense Quote"/>
    <w:basedOn w:val="Normal"/>
    <w:next w:val="Normal"/>
    <w:link w:val="IntenseQuoteChar"/>
    <w:autoRedefine/>
    <w:uiPriority w:val="30"/>
    <w:qFormat/>
    <w:rsid w:val="00EC24BB"/>
    <w:pPr>
      <w:pBdr>
        <w:top w:val="single" w:sz="8" w:space="10" w:color="0072C6"/>
        <w:left w:val="single" w:sz="8" w:space="10" w:color="0072C6"/>
        <w:bottom w:val="single" w:sz="8" w:space="10" w:color="0072C6"/>
        <w:right w:val="single" w:sz="8" w:space="10" w:color="0072C6"/>
      </w:pBdr>
      <w:shd w:val="clear" w:color="auto" w:fill="0072C6"/>
      <w:spacing w:before="140" w:after="140"/>
      <w:ind w:left="1440" w:right="1440"/>
    </w:pPr>
    <w:rPr>
      <w:b/>
      <w:i/>
      <w:color w:val="FFFFFF"/>
      <w:sz w:val="24"/>
    </w:rPr>
  </w:style>
  <w:style w:type="character" w:customStyle="1" w:styleId="IntenseQuoteChar">
    <w:name w:val="Intense Quote Char"/>
    <w:link w:val="IntenseQuote"/>
    <w:uiPriority w:val="30"/>
    <w:rsid w:val="00EC24BB"/>
    <w:rPr>
      <w:rFonts w:ascii="Segoe UI" w:eastAsia="Times New Roman" w:hAnsi="Segoe UI" w:cs="Arial"/>
      <w:b/>
      <w:i/>
      <w:color w:val="FFFFFF"/>
      <w:sz w:val="24"/>
      <w:shd w:val="clear" w:color="auto" w:fill="0072C6"/>
    </w:rPr>
  </w:style>
  <w:style w:type="character" w:styleId="SubtleEmphasis">
    <w:name w:val="Subtle Emphasis"/>
    <w:uiPriority w:val="19"/>
    <w:qFormat/>
    <w:rsid w:val="009A3349"/>
    <w:rPr>
      <w:i/>
    </w:rPr>
  </w:style>
  <w:style w:type="character" w:styleId="IntenseEmphasis">
    <w:name w:val="Intense Emphasis"/>
    <w:uiPriority w:val="21"/>
    <w:qFormat/>
    <w:rsid w:val="009A3349"/>
    <w:rPr>
      <w:b/>
      <w:i/>
      <w:color w:val="43AEFF"/>
      <w:spacing w:val="10"/>
    </w:rPr>
  </w:style>
  <w:style w:type="character" w:styleId="SubtleReference">
    <w:name w:val="Subtle Reference"/>
    <w:uiPriority w:val="31"/>
    <w:qFormat/>
    <w:rsid w:val="009A3349"/>
    <w:rPr>
      <w:b/>
    </w:rPr>
  </w:style>
  <w:style w:type="character" w:styleId="IntenseReference">
    <w:name w:val="Intense Reference"/>
    <w:uiPriority w:val="32"/>
    <w:qFormat/>
    <w:rsid w:val="009A3349"/>
    <w:rPr>
      <w:b/>
      <w:bCs/>
      <w:smallCaps/>
      <w:spacing w:val="5"/>
      <w:sz w:val="22"/>
      <w:szCs w:val="22"/>
      <w:u w:val="single"/>
    </w:rPr>
  </w:style>
  <w:style w:type="character" w:styleId="BookTitle">
    <w:name w:val="Book Title"/>
    <w:uiPriority w:val="33"/>
    <w:rsid w:val="00A8796D"/>
    <w:rPr>
      <w:rFonts w:ascii="Segoe UI" w:eastAsia="SimHei" w:hAnsi="Segoe UI" w:cs="Times New Roman"/>
      <w:i/>
      <w:iCs/>
      <w:sz w:val="20"/>
      <w:szCs w:val="20"/>
    </w:rPr>
  </w:style>
  <w:style w:type="paragraph" w:styleId="NormalWeb">
    <w:name w:val="Normal (Web)"/>
    <w:basedOn w:val="Normal"/>
    <w:autoRedefine/>
    <w:uiPriority w:val="99"/>
    <w:unhideWhenUsed/>
    <w:rsid w:val="00A8796D"/>
    <w:pPr>
      <w:spacing w:before="100" w:beforeAutospacing="1"/>
      <w:jc w:val="left"/>
    </w:pPr>
    <w:rPr>
      <w:rFonts w:cs="Times New Roman"/>
      <w:szCs w:val="24"/>
    </w:rPr>
  </w:style>
  <w:style w:type="character" w:customStyle="1" w:styleId="label">
    <w:name w:val="label"/>
    <w:basedOn w:val="DefaultParagraphFont"/>
    <w:rsid w:val="00C2701E"/>
  </w:style>
  <w:style w:type="character" w:customStyle="1" w:styleId="apple-converted-space">
    <w:name w:val="apple-converted-space"/>
    <w:basedOn w:val="DefaultParagraphFont"/>
    <w:rsid w:val="00A64C03"/>
  </w:style>
  <w:style w:type="table" w:styleId="LightShading">
    <w:name w:val="Light Shading"/>
    <w:basedOn w:val="TableNormal"/>
    <w:uiPriority w:val="60"/>
    <w:rsid w:val="00A8796D"/>
    <w:rPr>
      <w:color w:val="BFBFBF"/>
    </w:rPr>
    <w:tblPr>
      <w:tblStyleRowBandSize w:val="1"/>
      <w:tblStyleColBandSize w:val="1"/>
      <w:tblBorders>
        <w:top w:val="single" w:sz="8" w:space="0" w:color="FFFFFF"/>
        <w:bottom w:val="single" w:sz="8" w:space="0" w:color="FFFFFF"/>
      </w:tblBorders>
    </w:tblPr>
    <w:tblStylePr w:type="firstRow">
      <w:pPr>
        <w:spacing w:before="0" w:after="0" w:line="240" w:lineRule="auto"/>
      </w:pPr>
      <w:rPr>
        <w:b/>
        <w:bCs/>
      </w:rPr>
      <w:tblPr/>
      <w:tcPr>
        <w:tcBorders>
          <w:top w:val="single" w:sz="8" w:space="0" w:color="FFFFFF"/>
          <w:left w:val="nil"/>
          <w:bottom w:val="single" w:sz="8" w:space="0" w:color="FFFFFF"/>
          <w:right w:val="nil"/>
          <w:insideH w:val="nil"/>
          <w:insideV w:val="nil"/>
        </w:tcBorders>
      </w:tcPr>
    </w:tblStylePr>
    <w:tblStylePr w:type="lastRow">
      <w:pPr>
        <w:spacing w:before="0" w:after="0" w:line="240" w:lineRule="auto"/>
      </w:pPr>
      <w:rPr>
        <w:b/>
        <w:bCs/>
      </w:rPr>
      <w:tblPr/>
      <w:tcPr>
        <w:tcBorders>
          <w:top w:val="single" w:sz="8" w:space="0" w:color="FFFFFF"/>
          <w:left w:val="nil"/>
          <w:bottom w:val="single" w:sz="8" w:space="0" w:color="FFFFFF"/>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cPr>
    </w:tblStylePr>
    <w:tblStylePr w:type="band1Horz">
      <w:tblPr/>
      <w:tcPr>
        <w:tcBorders>
          <w:left w:val="nil"/>
          <w:right w:val="nil"/>
          <w:insideH w:val="nil"/>
          <w:insideV w:val="nil"/>
        </w:tcBorders>
        <w:shd w:val="clear" w:color="auto" w:fill="FFFFFF"/>
      </w:tcPr>
    </w:tblStylePr>
  </w:style>
  <w:style w:type="paragraph" w:styleId="IndexHeading">
    <w:name w:val="index heading"/>
    <w:basedOn w:val="Normal"/>
    <w:next w:val="Index1"/>
    <w:autoRedefine/>
    <w:uiPriority w:val="99"/>
    <w:semiHidden/>
    <w:unhideWhenUsed/>
    <w:rsid w:val="00A8796D"/>
    <w:rPr>
      <w:rFonts w:eastAsia="SimHei" w:cs="Times New Roman"/>
      <w:b/>
      <w:bCs/>
    </w:rPr>
  </w:style>
  <w:style w:type="paragraph" w:styleId="MacroText">
    <w:name w:val="macro"/>
    <w:link w:val="MacroTextChar"/>
    <w:autoRedefine/>
    <w:uiPriority w:val="99"/>
    <w:semiHidden/>
    <w:unhideWhenUsed/>
    <w:rsid w:val="00A8796D"/>
    <w:pPr>
      <w:tabs>
        <w:tab w:val="left" w:pos="480"/>
        <w:tab w:val="left" w:pos="960"/>
        <w:tab w:val="left" w:pos="1440"/>
        <w:tab w:val="left" w:pos="1920"/>
        <w:tab w:val="left" w:pos="2400"/>
        <w:tab w:val="left" w:pos="2880"/>
        <w:tab w:val="left" w:pos="3360"/>
        <w:tab w:val="left" w:pos="3840"/>
        <w:tab w:val="left" w:pos="4320"/>
      </w:tabs>
      <w:jc w:val="both"/>
    </w:pPr>
    <w:rPr>
      <w:rFonts w:cs="Consolas"/>
    </w:rPr>
  </w:style>
  <w:style w:type="character" w:customStyle="1" w:styleId="MacroTextChar">
    <w:name w:val="Macro Text Char"/>
    <w:link w:val="MacroText"/>
    <w:uiPriority w:val="99"/>
    <w:semiHidden/>
    <w:rsid w:val="00A8796D"/>
    <w:rPr>
      <w:rFonts w:ascii="Segoe UI" w:hAnsi="Segoe UI" w:cs="Consolas"/>
    </w:rPr>
  </w:style>
  <w:style w:type="paragraph" w:styleId="MessageHeader">
    <w:name w:val="Message Header"/>
    <w:basedOn w:val="Normal"/>
    <w:link w:val="MessageHeaderChar"/>
    <w:autoRedefine/>
    <w:uiPriority w:val="99"/>
    <w:semiHidden/>
    <w:unhideWhenUsed/>
    <w:rsid w:val="00A8796D"/>
    <w:pPr>
      <w:pBdr>
        <w:top w:val="single" w:sz="6" w:space="1" w:color="auto"/>
        <w:left w:val="single" w:sz="6" w:space="1" w:color="auto"/>
        <w:bottom w:val="single" w:sz="6" w:space="1" w:color="auto"/>
        <w:right w:val="single" w:sz="6" w:space="1" w:color="auto"/>
      </w:pBdr>
      <w:shd w:val="pct20" w:color="auto" w:fill="auto"/>
      <w:ind w:left="1080" w:hanging="1080"/>
    </w:pPr>
    <w:rPr>
      <w:rFonts w:eastAsia="SimHei" w:cs="Times New Roman"/>
      <w:szCs w:val="24"/>
    </w:rPr>
  </w:style>
  <w:style w:type="character" w:customStyle="1" w:styleId="MessageHeaderChar">
    <w:name w:val="Message Header Char"/>
    <w:link w:val="MessageHeader"/>
    <w:uiPriority w:val="99"/>
    <w:semiHidden/>
    <w:rsid w:val="00A8796D"/>
    <w:rPr>
      <w:rFonts w:ascii="Segoe UI" w:eastAsia="SimHei" w:hAnsi="Segoe UI" w:cs="Times New Roman"/>
      <w:sz w:val="24"/>
      <w:szCs w:val="24"/>
      <w:shd w:val="pct20" w:color="auto" w:fill="auto"/>
    </w:rPr>
  </w:style>
  <w:style w:type="paragraph" w:styleId="PlainText">
    <w:name w:val="Plain Text"/>
    <w:basedOn w:val="Normal"/>
    <w:link w:val="PlainTextChar"/>
    <w:autoRedefine/>
    <w:uiPriority w:val="99"/>
    <w:semiHidden/>
    <w:unhideWhenUsed/>
    <w:rsid w:val="00A8796D"/>
    <w:rPr>
      <w:rFonts w:cs="Consolas"/>
      <w:sz w:val="21"/>
      <w:szCs w:val="21"/>
    </w:rPr>
  </w:style>
  <w:style w:type="character" w:customStyle="1" w:styleId="PlainTextChar">
    <w:name w:val="Plain Text Char"/>
    <w:link w:val="PlainText"/>
    <w:uiPriority w:val="99"/>
    <w:semiHidden/>
    <w:rsid w:val="00A8796D"/>
    <w:rPr>
      <w:rFonts w:ascii="Segoe UI" w:hAnsi="Segoe UI" w:cs="Consolas"/>
      <w:sz w:val="21"/>
      <w:szCs w:val="21"/>
    </w:rPr>
  </w:style>
  <w:style w:type="paragraph" w:styleId="TOC4">
    <w:name w:val="toc 4"/>
    <w:basedOn w:val="Normal"/>
    <w:next w:val="Normal"/>
    <w:autoRedefine/>
    <w:uiPriority w:val="39"/>
    <w:unhideWhenUsed/>
    <w:rsid w:val="005243AD"/>
    <w:pPr>
      <w:tabs>
        <w:tab w:val="left" w:pos="900"/>
        <w:tab w:val="right" w:leader="dot" w:pos="10080"/>
      </w:tabs>
      <w:spacing w:before="120"/>
      <w:ind w:left="900" w:hanging="900"/>
      <w:jc w:val="left"/>
    </w:pPr>
    <w:rPr>
      <w:smallCaps/>
      <w:color w:val="639530"/>
    </w:rPr>
  </w:style>
  <w:style w:type="table" w:styleId="ColorfulShading">
    <w:name w:val="Colorful Shading"/>
    <w:basedOn w:val="TableNormal"/>
    <w:uiPriority w:val="71"/>
    <w:rsid w:val="006740DB"/>
    <w:rPr>
      <w:color w:val="FFFFFF"/>
    </w:rPr>
    <w:tblPr>
      <w:tblStyleRowBandSize w:val="1"/>
      <w:tblStyleColBandSize w:val="1"/>
      <w:tblBorders>
        <w:top w:val="single" w:sz="24" w:space="0" w:color="85C346"/>
        <w:left w:val="single" w:sz="4" w:space="0" w:color="FFFFFF"/>
        <w:bottom w:val="single" w:sz="4" w:space="0" w:color="FFFFFF"/>
        <w:right w:val="single" w:sz="4" w:space="0" w:color="FFFFFF"/>
        <w:insideH w:val="single" w:sz="4" w:space="0" w:color="282828"/>
        <w:insideV w:val="single" w:sz="4" w:space="0" w:color="282828"/>
      </w:tblBorders>
    </w:tblPr>
    <w:tcPr>
      <w:shd w:val="clear" w:color="auto" w:fill="FFFFFF"/>
    </w:tcPr>
    <w:tblStylePr w:type="firstRow">
      <w:rPr>
        <w:b/>
        <w:bCs/>
      </w:rPr>
      <w:tblPr/>
      <w:tcPr>
        <w:tcBorders>
          <w:top w:val="nil"/>
          <w:left w:val="nil"/>
          <w:bottom w:val="single" w:sz="24" w:space="0" w:color="85C346"/>
          <w:right w:val="nil"/>
          <w:insideH w:val="nil"/>
          <w:insideV w:val="nil"/>
        </w:tcBorders>
        <w:shd w:val="clear" w:color="auto" w:fill="282828"/>
      </w:tcPr>
    </w:tblStylePr>
    <w:tblStylePr w:type="lastRow">
      <w:rPr>
        <w:b/>
        <w:bCs/>
        <w:color w:val="282828"/>
      </w:rPr>
      <w:tblPr/>
      <w:tcPr>
        <w:tcBorders>
          <w:top w:val="single" w:sz="6" w:space="0" w:color="282828"/>
        </w:tcBorders>
        <w:shd w:val="clear" w:color="auto" w:fill="999999"/>
      </w:tcPr>
    </w:tblStylePr>
    <w:tblStylePr w:type="firstCol">
      <w:rPr>
        <w:color w:val="282828"/>
      </w:rPr>
      <w:tblPr/>
      <w:tcPr>
        <w:tcBorders>
          <w:top w:val="nil"/>
          <w:left w:val="nil"/>
          <w:bottom w:val="nil"/>
          <w:right w:val="nil"/>
          <w:insideH w:val="single" w:sz="4" w:space="0" w:color="999999"/>
          <w:insideV w:val="nil"/>
        </w:tcBorders>
        <w:shd w:val="clear" w:color="auto" w:fill="999999"/>
      </w:tcPr>
    </w:tblStylePr>
    <w:tblStylePr w:type="lastCol">
      <w:rPr>
        <w:color w:val="282828"/>
      </w:rPr>
      <w:tblPr/>
      <w:tcPr>
        <w:tcBorders>
          <w:top w:val="nil"/>
          <w:left w:val="nil"/>
          <w:bottom w:val="nil"/>
          <w:right w:val="nil"/>
          <w:insideH w:val="nil"/>
          <w:insideV w:val="nil"/>
        </w:tcBorders>
        <w:shd w:val="clear" w:color="auto" w:fill="BFBFBF"/>
      </w:tcPr>
    </w:tblStylePr>
    <w:tblStylePr w:type="band1Vert">
      <w:tblPr/>
      <w:tcPr>
        <w:shd w:val="clear" w:color="auto" w:fill="FFFFFF"/>
      </w:tcPr>
    </w:tblStylePr>
    <w:tblStylePr w:type="band1Horz">
      <w:tblPr/>
      <w:tcPr>
        <w:shd w:val="clear" w:color="auto" w:fill="FFFFFF"/>
      </w:tcPr>
    </w:tblStylePr>
    <w:tblStylePr w:type="neCell">
      <w:rPr>
        <w:color w:val="FFFFFF"/>
      </w:rPr>
    </w:tblStylePr>
    <w:tblStylePr w:type="nwCell">
      <w:rPr>
        <w:color w:val="FFFFFF"/>
      </w:rPr>
    </w:tblStylePr>
  </w:style>
  <w:style w:type="table" w:styleId="LightGrid-Accent3">
    <w:name w:val="Light Grid Accent 3"/>
    <w:basedOn w:val="TableNormal"/>
    <w:uiPriority w:val="62"/>
    <w:rsid w:val="006740DB"/>
    <w:tblPr>
      <w:tblStyleRowBandSize w:val="1"/>
      <w:tblStyleColBandSize w:val="1"/>
      <w:tblBorders>
        <w:top w:val="single" w:sz="8" w:space="0" w:color="0072C6"/>
        <w:left w:val="single" w:sz="8" w:space="0" w:color="0072C6"/>
        <w:bottom w:val="single" w:sz="8" w:space="0" w:color="0072C6"/>
        <w:right w:val="single" w:sz="8" w:space="0" w:color="0072C6"/>
        <w:insideH w:val="single" w:sz="8" w:space="0" w:color="0072C6"/>
        <w:insideV w:val="single" w:sz="8" w:space="0" w:color="0072C6"/>
      </w:tblBorders>
    </w:tblPr>
    <w:tblStylePr w:type="firstRow">
      <w:pPr>
        <w:spacing w:before="0" w:after="0" w:line="240" w:lineRule="auto"/>
      </w:pPr>
      <w:rPr>
        <w:rFonts w:ascii="Tahoma" w:eastAsia="SimHei" w:hAnsi="Tahoma" w:cs="Times New Roman"/>
        <w:b/>
        <w:bCs/>
      </w:rPr>
      <w:tblPr/>
      <w:tcPr>
        <w:tcBorders>
          <w:top w:val="single" w:sz="8" w:space="0" w:color="0072C6"/>
          <w:left w:val="single" w:sz="8" w:space="0" w:color="0072C6"/>
          <w:bottom w:val="single" w:sz="18" w:space="0" w:color="0072C6"/>
          <w:right w:val="single" w:sz="8" w:space="0" w:color="0072C6"/>
          <w:insideH w:val="nil"/>
          <w:insideV w:val="single" w:sz="8" w:space="0" w:color="0072C6"/>
        </w:tcBorders>
      </w:tcPr>
    </w:tblStylePr>
    <w:tblStylePr w:type="lastRow">
      <w:pPr>
        <w:spacing w:before="0" w:after="0" w:line="240" w:lineRule="auto"/>
      </w:pPr>
      <w:rPr>
        <w:rFonts w:ascii="Tahoma" w:eastAsia="SimHei" w:hAnsi="Tahoma" w:cs="Times New Roman"/>
        <w:b/>
        <w:bCs/>
      </w:rPr>
      <w:tblPr/>
      <w:tcPr>
        <w:tcBorders>
          <w:top w:val="double" w:sz="6" w:space="0" w:color="0072C6"/>
          <w:left w:val="single" w:sz="8" w:space="0" w:color="0072C6"/>
          <w:bottom w:val="single" w:sz="8" w:space="0" w:color="0072C6"/>
          <w:right w:val="single" w:sz="8" w:space="0" w:color="0072C6"/>
          <w:insideH w:val="nil"/>
          <w:insideV w:val="single" w:sz="8" w:space="0" w:color="0072C6"/>
        </w:tcBorders>
      </w:tcPr>
    </w:tblStylePr>
    <w:tblStylePr w:type="firstCol">
      <w:rPr>
        <w:rFonts w:ascii="Tahoma" w:eastAsia="SimHei" w:hAnsi="Tahoma" w:cs="Times New Roman"/>
        <w:b/>
        <w:bCs/>
      </w:rPr>
    </w:tblStylePr>
    <w:tblStylePr w:type="lastCol">
      <w:rPr>
        <w:rFonts w:ascii="Tahoma" w:eastAsia="SimHei" w:hAnsi="Tahoma" w:cs="Times New Roman"/>
        <w:b/>
        <w:bCs/>
      </w:rPr>
      <w:tblPr/>
      <w:tcPr>
        <w:tcBorders>
          <w:top w:val="single" w:sz="8" w:space="0" w:color="0072C6"/>
          <w:left w:val="single" w:sz="8" w:space="0" w:color="0072C6"/>
          <w:bottom w:val="single" w:sz="8" w:space="0" w:color="0072C6"/>
          <w:right w:val="single" w:sz="8" w:space="0" w:color="0072C6"/>
        </w:tcBorders>
      </w:tcPr>
    </w:tblStylePr>
    <w:tblStylePr w:type="band1Vert">
      <w:tblPr/>
      <w:tcPr>
        <w:tcBorders>
          <w:top w:val="single" w:sz="8" w:space="0" w:color="0072C6"/>
          <w:left w:val="single" w:sz="8" w:space="0" w:color="0072C6"/>
          <w:bottom w:val="single" w:sz="8" w:space="0" w:color="0072C6"/>
          <w:right w:val="single" w:sz="8" w:space="0" w:color="0072C6"/>
        </w:tcBorders>
        <w:shd w:val="clear" w:color="auto" w:fill="B1DDFF"/>
      </w:tcPr>
    </w:tblStylePr>
    <w:tblStylePr w:type="band1Horz">
      <w:tblPr/>
      <w:tcPr>
        <w:tcBorders>
          <w:top w:val="single" w:sz="8" w:space="0" w:color="0072C6"/>
          <w:left w:val="single" w:sz="8" w:space="0" w:color="0072C6"/>
          <w:bottom w:val="single" w:sz="8" w:space="0" w:color="0072C6"/>
          <w:right w:val="single" w:sz="8" w:space="0" w:color="0072C6"/>
          <w:insideV w:val="single" w:sz="8" w:space="0" w:color="0072C6"/>
        </w:tcBorders>
        <w:shd w:val="clear" w:color="auto" w:fill="B1DDFF"/>
      </w:tcPr>
    </w:tblStylePr>
    <w:tblStylePr w:type="band2Horz">
      <w:tblPr/>
      <w:tcPr>
        <w:tcBorders>
          <w:top w:val="single" w:sz="8" w:space="0" w:color="0072C6"/>
          <w:left w:val="single" w:sz="8" w:space="0" w:color="0072C6"/>
          <w:bottom w:val="single" w:sz="8" w:space="0" w:color="0072C6"/>
          <w:right w:val="single" w:sz="8" w:space="0" w:color="0072C6"/>
          <w:insideV w:val="single" w:sz="8" w:space="0" w:color="0072C6"/>
        </w:tcBorders>
      </w:tcPr>
    </w:tblStylePr>
  </w:style>
  <w:style w:type="paragraph" w:customStyle="1" w:styleId="DocTitle">
    <w:name w:val="Doc Title"/>
    <w:basedOn w:val="Normal"/>
    <w:link w:val="DocTitleChar"/>
    <w:rsid w:val="00BD57EF"/>
    <w:pPr>
      <w:ind w:left="90"/>
      <w:jc w:val="center"/>
    </w:pPr>
    <w:rPr>
      <w:rFonts w:cs="Segoe UI"/>
      <w:b/>
      <w:color w:val="639530"/>
      <w:sz w:val="72"/>
      <w:szCs w:val="56"/>
    </w:rPr>
  </w:style>
  <w:style w:type="table" w:styleId="MediumShading1-Accent2">
    <w:name w:val="Medium Shading 1 Accent 2"/>
    <w:basedOn w:val="TableNormal"/>
    <w:uiPriority w:val="63"/>
    <w:rsid w:val="009B3DE9"/>
    <w:tblPr>
      <w:tblStyleRowBandSize w:val="1"/>
      <w:tblStyleColBandSize w:val="1"/>
      <w:tblBorders>
        <w:top w:val="single" w:sz="8" w:space="0" w:color="A3D274"/>
        <w:left w:val="single" w:sz="8" w:space="0" w:color="A3D274"/>
        <w:bottom w:val="single" w:sz="8" w:space="0" w:color="A3D274"/>
        <w:right w:val="single" w:sz="8" w:space="0" w:color="A3D274"/>
        <w:insideH w:val="single" w:sz="8" w:space="0" w:color="A3D274"/>
      </w:tblBorders>
    </w:tblPr>
    <w:tblStylePr w:type="firstRow">
      <w:pPr>
        <w:spacing w:before="0" w:after="0" w:line="240" w:lineRule="auto"/>
      </w:pPr>
      <w:rPr>
        <w:b/>
        <w:bCs/>
        <w:color w:val="282828"/>
      </w:rPr>
      <w:tblPr/>
      <w:tcPr>
        <w:tcBorders>
          <w:top w:val="single" w:sz="8" w:space="0" w:color="A3D274"/>
          <w:left w:val="single" w:sz="8" w:space="0" w:color="A3D274"/>
          <w:bottom w:val="single" w:sz="8" w:space="0" w:color="A3D274"/>
          <w:right w:val="single" w:sz="8" w:space="0" w:color="A3D274"/>
          <w:insideH w:val="nil"/>
          <w:insideV w:val="nil"/>
        </w:tcBorders>
        <w:shd w:val="clear" w:color="auto" w:fill="85C346"/>
      </w:tcPr>
    </w:tblStylePr>
    <w:tblStylePr w:type="lastRow">
      <w:pPr>
        <w:spacing w:before="0" w:after="0" w:line="240" w:lineRule="auto"/>
      </w:pPr>
      <w:rPr>
        <w:b/>
        <w:bCs/>
      </w:rPr>
      <w:tblPr/>
      <w:tcPr>
        <w:tcBorders>
          <w:top w:val="double" w:sz="6" w:space="0" w:color="A3D274"/>
          <w:left w:val="single" w:sz="8" w:space="0" w:color="A3D274"/>
          <w:bottom w:val="single" w:sz="8" w:space="0" w:color="A3D274"/>
          <w:right w:val="single" w:sz="8" w:space="0" w:color="A3D274"/>
          <w:insideH w:val="nil"/>
          <w:insideV w:val="nil"/>
        </w:tcBorders>
      </w:tcPr>
    </w:tblStylePr>
    <w:tblStylePr w:type="firstCol">
      <w:rPr>
        <w:b/>
        <w:bCs/>
      </w:rPr>
    </w:tblStylePr>
    <w:tblStylePr w:type="lastCol">
      <w:rPr>
        <w:b/>
        <w:bCs/>
      </w:rPr>
    </w:tblStylePr>
    <w:tblStylePr w:type="band1Vert">
      <w:tblPr/>
      <w:tcPr>
        <w:shd w:val="clear" w:color="auto" w:fill="E0F0D1"/>
      </w:tcPr>
    </w:tblStylePr>
    <w:tblStylePr w:type="band1Horz">
      <w:tblPr/>
      <w:tcPr>
        <w:tcBorders>
          <w:insideH w:val="nil"/>
          <w:insideV w:val="nil"/>
        </w:tcBorders>
        <w:shd w:val="clear" w:color="auto" w:fill="E0F0D1"/>
      </w:tcPr>
    </w:tblStylePr>
    <w:tblStylePr w:type="band2Horz">
      <w:tblPr/>
      <w:tcPr>
        <w:tcBorders>
          <w:insideH w:val="nil"/>
          <w:insideV w:val="nil"/>
        </w:tcBorders>
      </w:tcPr>
    </w:tblStylePr>
  </w:style>
  <w:style w:type="character" w:customStyle="1" w:styleId="DocTitleChar">
    <w:name w:val="Doc Title Char"/>
    <w:link w:val="DocTitle"/>
    <w:rsid w:val="00BD57EF"/>
    <w:rPr>
      <w:rFonts w:ascii="Segoe UI" w:hAnsi="Segoe UI" w:cs="Segoe UI"/>
      <w:b/>
      <w:color w:val="639530"/>
      <w:sz w:val="72"/>
      <w:szCs w:val="56"/>
    </w:rPr>
  </w:style>
  <w:style w:type="table" w:styleId="LightGrid-Accent4">
    <w:name w:val="Light Grid Accent 4"/>
    <w:basedOn w:val="TableNormal"/>
    <w:uiPriority w:val="62"/>
    <w:rsid w:val="00943610"/>
    <w:tblPr>
      <w:tblStyleRowBandSize w:val="1"/>
      <w:tblStyleColBandSize w:val="1"/>
      <w:tblBorders>
        <w:top w:val="single" w:sz="8" w:space="0" w:color="008272"/>
        <w:left w:val="single" w:sz="8" w:space="0" w:color="008272"/>
        <w:bottom w:val="single" w:sz="8" w:space="0" w:color="008272"/>
        <w:right w:val="single" w:sz="8" w:space="0" w:color="008272"/>
        <w:insideH w:val="single" w:sz="8" w:space="0" w:color="008272"/>
        <w:insideV w:val="single" w:sz="8" w:space="0" w:color="008272"/>
      </w:tblBorders>
    </w:tblPr>
    <w:tblStylePr w:type="firstRow">
      <w:pPr>
        <w:spacing w:before="0" w:after="0" w:line="240" w:lineRule="auto"/>
      </w:pPr>
      <w:rPr>
        <w:rFonts w:ascii="Tahoma" w:eastAsia="SimHei" w:hAnsi="Tahoma" w:cs="Times New Roman"/>
        <w:b/>
        <w:bCs/>
      </w:rPr>
      <w:tblPr/>
      <w:tcPr>
        <w:tcBorders>
          <w:top w:val="single" w:sz="8" w:space="0" w:color="008272"/>
          <w:left w:val="single" w:sz="8" w:space="0" w:color="008272"/>
          <w:bottom w:val="single" w:sz="18" w:space="0" w:color="008272"/>
          <w:right w:val="single" w:sz="8" w:space="0" w:color="008272"/>
          <w:insideH w:val="nil"/>
          <w:insideV w:val="single" w:sz="8" w:space="0" w:color="008272"/>
        </w:tcBorders>
      </w:tcPr>
    </w:tblStylePr>
    <w:tblStylePr w:type="lastRow">
      <w:pPr>
        <w:spacing w:before="0" w:after="0" w:line="240" w:lineRule="auto"/>
      </w:pPr>
      <w:rPr>
        <w:rFonts w:ascii="Tahoma" w:eastAsia="SimHei" w:hAnsi="Tahoma" w:cs="Times New Roman"/>
        <w:b/>
        <w:bCs/>
      </w:rPr>
      <w:tblPr/>
      <w:tcPr>
        <w:tcBorders>
          <w:top w:val="double" w:sz="6" w:space="0" w:color="008272"/>
          <w:left w:val="single" w:sz="8" w:space="0" w:color="008272"/>
          <w:bottom w:val="single" w:sz="8" w:space="0" w:color="008272"/>
          <w:right w:val="single" w:sz="8" w:space="0" w:color="008272"/>
          <w:insideH w:val="nil"/>
          <w:insideV w:val="single" w:sz="8" w:space="0" w:color="008272"/>
        </w:tcBorders>
      </w:tcPr>
    </w:tblStylePr>
    <w:tblStylePr w:type="firstCol">
      <w:rPr>
        <w:rFonts w:ascii="Tahoma" w:eastAsia="SimHei" w:hAnsi="Tahoma" w:cs="Times New Roman"/>
        <w:b/>
        <w:bCs/>
      </w:rPr>
    </w:tblStylePr>
    <w:tblStylePr w:type="lastCol">
      <w:rPr>
        <w:rFonts w:ascii="Tahoma" w:eastAsia="SimHei" w:hAnsi="Tahoma" w:cs="Times New Roman"/>
        <w:b/>
        <w:bCs/>
      </w:rPr>
      <w:tblPr/>
      <w:tcPr>
        <w:tcBorders>
          <w:top w:val="single" w:sz="8" w:space="0" w:color="008272"/>
          <w:left w:val="single" w:sz="8" w:space="0" w:color="008272"/>
          <w:bottom w:val="single" w:sz="8" w:space="0" w:color="008272"/>
          <w:right w:val="single" w:sz="8" w:space="0" w:color="008272"/>
        </w:tcBorders>
      </w:tcPr>
    </w:tblStylePr>
    <w:tblStylePr w:type="band1Vert">
      <w:tblPr/>
      <w:tcPr>
        <w:tcBorders>
          <w:top w:val="single" w:sz="8" w:space="0" w:color="008272"/>
          <w:left w:val="single" w:sz="8" w:space="0" w:color="008272"/>
          <w:bottom w:val="single" w:sz="8" w:space="0" w:color="008272"/>
          <w:right w:val="single" w:sz="8" w:space="0" w:color="008272"/>
        </w:tcBorders>
        <w:shd w:val="clear" w:color="auto" w:fill="A1FFF3"/>
      </w:tcPr>
    </w:tblStylePr>
    <w:tblStylePr w:type="band1Horz">
      <w:tblPr/>
      <w:tcPr>
        <w:tcBorders>
          <w:top w:val="single" w:sz="8" w:space="0" w:color="008272"/>
          <w:left w:val="single" w:sz="8" w:space="0" w:color="008272"/>
          <w:bottom w:val="single" w:sz="8" w:space="0" w:color="008272"/>
          <w:right w:val="single" w:sz="8" w:space="0" w:color="008272"/>
          <w:insideV w:val="single" w:sz="8" w:space="0" w:color="008272"/>
        </w:tcBorders>
        <w:shd w:val="clear" w:color="auto" w:fill="A1FFF3"/>
      </w:tcPr>
    </w:tblStylePr>
    <w:tblStylePr w:type="band2Horz">
      <w:tblPr/>
      <w:tcPr>
        <w:tcBorders>
          <w:top w:val="single" w:sz="8" w:space="0" w:color="008272"/>
          <w:left w:val="single" w:sz="8" w:space="0" w:color="008272"/>
          <w:bottom w:val="single" w:sz="8" w:space="0" w:color="008272"/>
          <w:right w:val="single" w:sz="8" w:space="0" w:color="008272"/>
          <w:insideV w:val="single" w:sz="8" w:space="0" w:color="008272"/>
        </w:tcBorders>
      </w:tcPr>
    </w:tblStylePr>
  </w:style>
  <w:style w:type="table" w:styleId="MediumShading2-Accent4">
    <w:name w:val="Medium Shading 2 Accent 4"/>
    <w:basedOn w:val="TableNormal"/>
    <w:uiPriority w:val="64"/>
    <w:rsid w:val="0094361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282828"/>
      </w:rPr>
      <w:tblPr/>
      <w:tcPr>
        <w:tcBorders>
          <w:top w:val="single" w:sz="18" w:space="0" w:color="auto"/>
          <w:left w:val="nil"/>
          <w:bottom w:val="single" w:sz="18" w:space="0" w:color="auto"/>
          <w:right w:val="nil"/>
          <w:insideH w:val="nil"/>
          <w:insideV w:val="nil"/>
        </w:tcBorders>
        <w:shd w:val="clear" w:color="auto" w:fill="00827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282828"/>
      </w:tcPr>
    </w:tblStylePr>
    <w:tblStylePr w:type="firstCol">
      <w:rPr>
        <w:b/>
        <w:bCs/>
        <w:color w:val="282828"/>
      </w:rPr>
      <w:tblPr/>
      <w:tcPr>
        <w:tcBorders>
          <w:top w:val="nil"/>
          <w:left w:val="nil"/>
          <w:bottom w:val="single" w:sz="18" w:space="0" w:color="auto"/>
          <w:right w:val="nil"/>
          <w:insideH w:val="nil"/>
          <w:insideV w:val="nil"/>
        </w:tcBorders>
        <w:shd w:val="clear" w:color="auto" w:fill="008272"/>
      </w:tcPr>
    </w:tblStylePr>
    <w:tblStylePr w:type="lastCol">
      <w:rPr>
        <w:b/>
        <w:bCs/>
        <w:color w:val="282828"/>
      </w:rPr>
      <w:tblPr/>
      <w:tcPr>
        <w:tcBorders>
          <w:left w:val="nil"/>
          <w:right w:val="nil"/>
          <w:insideH w:val="nil"/>
          <w:insideV w:val="nil"/>
        </w:tcBorders>
        <w:shd w:val="clear" w:color="auto" w:fill="008272"/>
      </w:tcPr>
    </w:tblStylePr>
    <w:tblStylePr w:type="band1Vert">
      <w:tblPr/>
      <w:tcPr>
        <w:tcBorders>
          <w:left w:val="nil"/>
          <w:right w:val="nil"/>
          <w:insideH w:val="nil"/>
          <w:insideV w:val="nil"/>
        </w:tcBorders>
        <w:shd w:val="clear" w:color="auto" w:fill="212121"/>
      </w:tcPr>
    </w:tblStylePr>
    <w:tblStylePr w:type="band1Horz">
      <w:tblPr/>
      <w:tcPr>
        <w:shd w:val="clear" w:color="auto" w:fill="212121"/>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282828"/>
      </w:rPr>
      <w:tblPr/>
      <w:tcPr>
        <w:tcBorders>
          <w:top w:val="single" w:sz="18" w:space="0" w:color="auto"/>
          <w:left w:val="nil"/>
          <w:bottom w:val="single" w:sz="18" w:space="0" w:color="auto"/>
          <w:right w:val="nil"/>
          <w:insideH w:val="nil"/>
          <w:insideV w:val="nil"/>
        </w:tcBorders>
      </w:tcPr>
    </w:tblStylePr>
  </w:style>
  <w:style w:type="table" w:styleId="DarkList-Accent4">
    <w:name w:val="Dark List Accent 4"/>
    <w:basedOn w:val="TableNormal"/>
    <w:uiPriority w:val="70"/>
    <w:rsid w:val="00943610"/>
    <w:rPr>
      <w:color w:val="282828"/>
    </w:rPr>
    <w:tblPr>
      <w:tblStyleRowBandSize w:val="1"/>
      <w:tblStyleColBandSize w:val="1"/>
    </w:tblPr>
    <w:tcPr>
      <w:shd w:val="clear" w:color="auto" w:fill="008272"/>
    </w:tcPr>
    <w:tblStylePr w:type="firstRow">
      <w:rPr>
        <w:b/>
        <w:bCs/>
      </w:rPr>
      <w:tblPr/>
      <w:tcPr>
        <w:tcBorders>
          <w:top w:val="nil"/>
          <w:left w:val="nil"/>
          <w:bottom w:val="single" w:sz="18" w:space="0" w:color="282828"/>
          <w:right w:val="nil"/>
          <w:insideH w:val="nil"/>
          <w:insideV w:val="nil"/>
        </w:tcBorders>
        <w:shd w:val="clear" w:color="auto" w:fill="FFFFFF"/>
      </w:tcPr>
    </w:tblStylePr>
    <w:tblStylePr w:type="lastRow">
      <w:tblPr/>
      <w:tcPr>
        <w:tcBorders>
          <w:top w:val="single" w:sz="18" w:space="0" w:color="282828"/>
          <w:left w:val="nil"/>
          <w:bottom w:val="nil"/>
          <w:right w:val="nil"/>
          <w:insideH w:val="nil"/>
          <w:insideV w:val="nil"/>
        </w:tcBorders>
        <w:shd w:val="clear" w:color="auto" w:fill="004038"/>
      </w:tcPr>
    </w:tblStylePr>
    <w:tblStylePr w:type="firstCol">
      <w:tblPr/>
      <w:tcPr>
        <w:tcBorders>
          <w:top w:val="nil"/>
          <w:left w:val="nil"/>
          <w:bottom w:val="nil"/>
          <w:right w:val="single" w:sz="18" w:space="0" w:color="282828"/>
          <w:insideH w:val="nil"/>
          <w:insideV w:val="nil"/>
        </w:tcBorders>
        <w:shd w:val="clear" w:color="auto" w:fill="006155"/>
      </w:tcPr>
    </w:tblStylePr>
    <w:tblStylePr w:type="lastCol">
      <w:tblPr/>
      <w:tcPr>
        <w:tcBorders>
          <w:top w:val="nil"/>
          <w:left w:val="single" w:sz="18" w:space="0" w:color="282828"/>
          <w:bottom w:val="nil"/>
          <w:right w:val="nil"/>
          <w:insideH w:val="nil"/>
          <w:insideV w:val="nil"/>
        </w:tcBorders>
        <w:shd w:val="clear" w:color="auto" w:fill="006155"/>
      </w:tcPr>
    </w:tblStylePr>
    <w:tblStylePr w:type="band1Vert">
      <w:tblPr/>
      <w:tcPr>
        <w:tcBorders>
          <w:top w:val="nil"/>
          <w:left w:val="nil"/>
          <w:bottom w:val="nil"/>
          <w:right w:val="nil"/>
          <w:insideH w:val="nil"/>
          <w:insideV w:val="nil"/>
        </w:tcBorders>
        <w:shd w:val="clear" w:color="auto" w:fill="006155"/>
      </w:tcPr>
    </w:tblStylePr>
    <w:tblStylePr w:type="band1Horz">
      <w:tblPr/>
      <w:tcPr>
        <w:tcBorders>
          <w:top w:val="nil"/>
          <w:left w:val="nil"/>
          <w:bottom w:val="nil"/>
          <w:right w:val="nil"/>
          <w:insideH w:val="nil"/>
          <w:insideV w:val="nil"/>
        </w:tcBorders>
        <w:shd w:val="clear" w:color="auto" w:fill="006155"/>
      </w:tcPr>
    </w:tblStylePr>
  </w:style>
  <w:style w:type="table" w:styleId="MediumGrid3-Accent4">
    <w:name w:val="Medium Grid 3 Accent 4"/>
    <w:basedOn w:val="TableNormal"/>
    <w:uiPriority w:val="69"/>
    <w:rsid w:val="00943610"/>
    <w:tblPr>
      <w:tblStyleRowBandSize w:val="1"/>
      <w:tblStyleColBandSize w:val="1"/>
      <w:tblBorders>
        <w:top w:val="single" w:sz="8" w:space="0" w:color="282828"/>
        <w:left w:val="single" w:sz="8" w:space="0" w:color="282828"/>
        <w:bottom w:val="single" w:sz="8" w:space="0" w:color="282828"/>
        <w:right w:val="single" w:sz="8" w:space="0" w:color="282828"/>
        <w:insideH w:val="single" w:sz="6" w:space="0" w:color="282828"/>
        <w:insideV w:val="single" w:sz="6" w:space="0" w:color="282828"/>
      </w:tblBorders>
    </w:tblPr>
    <w:tcPr>
      <w:shd w:val="clear" w:color="auto" w:fill="A1FFF3"/>
    </w:tcPr>
    <w:tblStylePr w:type="firstRow">
      <w:rPr>
        <w:b/>
        <w:bCs/>
        <w:i w:val="0"/>
        <w:iCs w:val="0"/>
        <w:color w:val="282828"/>
      </w:rPr>
      <w:tblPr/>
      <w:tcPr>
        <w:tcBorders>
          <w:top w:val="single" w:sz="8" w:space="0" w:color="282828"/>
          <w:left w:val="single" w:sz="8" w:space="0" w:color="282828"/>
          <w:bottom w:val="single" w:sz="24" w:space="0" w:color="282828"/>
          <w:right w:val="single" w:sz="8" w:space="0" w:color="282828"/>
          <w:insideH w:val="nil"/>
          <w:insideV w:val="single" w:sz="8" w:space="0" w:color="282828"/>
        </w:tcBorders>
        <w:shd w:val="clear" w:color="auto" w:fill="008272"/>
      </w:tcPr>
    </w:tblStylePr>
    <w:tblStylePr w:type="lastRow">
      <w:rPr>
        <w:b/>
        <w:bCs/>
        <w:i w:val="0"/>
        <w:iCs w:val="0"/>
        <w:color w:val="282828"/>
      </w:rPr>
      <w:tblPr/>
      <w:tcPr>
        <w:tcBorders>
          <w:top w:val="single" w:sz="24" w:space="0" w:color="282828"/>
          <w:left w:val="single" w:sz="8" w:space="0" w:color="282828"/>
          <w:bottom w:val="single" w:sz="8" w:space="0" w:color="282828"/>
          <w:right w:val="single" w:sz="8" w:space="0" w:color="282828"/>
          <w:insideH w:val="nil"/>
          <w:insideV w:val="single" w:sz="8" w:space="0" w:color="282828"/>
        </w:tcBorders>
        <w:shd w:val="clear" w:color="auto" w:fill="008272"/>
      </w:tcPr>
    </w:tblStylePr>
    <w:tblStylePr w:type="firstCol">
      <w:rPr>
        <w:b/>
        <w:bCs/>
        <w:i w:val="0"/>
        <w:iCs w:val="0"/>
        <w:color w:val="282828"/>
      </w:rPr>
      <w:tblPr/>
      <w:tcPr>
        <w:tcBorders>
          <w:left w:val="single" w:sz="8" w:space="0" w:color="282828"/>
          <w:right w:val="single" w:sz="24" w:space="0" w:color="282828"/>
          <w:insideH w:val="nil"/>
          <w:insideV w:val="nil"/>
        </w:tcBorders>
        <w:shd w:val="clear" w:color="auto" w:fill="008272"/>
      </w:tcPr>
    </w:tblStylePr>
    <w:tblStylePr w:type="lastCol">
      <w:rPr>
        <w:b/>
        <w:bCs/>
        <w:i w:val="0"/>
        <w:iCs w:val="0"/>
        <w:color w:val="282828"/>
      </w:rPr>
      <w:tblPr/>
      <w:tcPr>
        <w:tcBorders>
          <w:top w:val="nil"/>
          <w:left w:val="single" w:sz="24" w:space="0" w:color="282828"/>
          <w:bottom w:val="nil"/>
          <w:right w:val="nil"/>
          <w:insideH w:val="nil"/>
          <w:insideV w:val="nil"/>
        </w:tcBorders>
        <w:shd w:val="clear" w:color="auto" w:fill="008272"/>
      </w:tcPr>
    </w:tblStylePr>
    <w:tblStylePr w:type="band1Vert">
      <w:tblPr/>
      <w:tcPr>
        <w:tcBorders>
          <w:top w:val="single" w:sz="8" w:space="0" w:color="282828"/>
          <w:left w:val="single" w:sz="8" w:space="0" w:color="282828"/>
          <w:bottom w:val="single" w:sz="8" w:space="0" w:color="282828"/>
          <w:right w:val="single" w:sz="8" w:space="0" w:color="282828"/>
          <w:insideH w:val="nil"/>
          <w:insideV w:val="nil"/>
        </w:tcBorders>
        <w:shd w:val="clear" w:color="auto" w:fill="41FFE7"/>
      </w:tcPr>
    </w:tblStylePr>
    <w:tblStylePr w:type="band1Horz">
      <w:tblPr/>
      <w:tcPr>
        <w:tcBorders>
          <w:top w:val="single" w:sz="8" w:space="0" w:color="282828"/>
          <w:left w:val="single" w:sz="8" w:space="0" w:color="282828"/>
          <w:bottom w:val="single" w:sz="8" w:space="0" w:color="282828"/>
          <w:right w:val="single" w:sz="8" w:space="0" w:color="282828"/>
          <w:insideH w:val="single" w:sz="8" w:space="0" w:color="282828"/>
          <w:insideV w:val="single" w:sz="8" w:space="0" w:color="282828"/>
        </w:tcBorders>
        <w:shd w:val="clear" w:color="auto" w:fill="41FFE7"/>
      </w:tcPr>
    </w:tblStylePr>
  </w:style>
  <w:style w:type="table" w:styleId="MediumShading1-Accent1">
    <w:name w:val="Medium Shading 1 Accent 1"/>
    <w:basedOn w:val="TableNormal"/>
    <w:uiPriority w:val="63"/>
    <w:rsid w:val="00943610"/>
    <w:tblPr>
      <w:tblStyleRowBandSize w:val="1"/>
      <w:tblStyleColBandSize w:val="1"/>
      <w:tblBorders>
        <w:top w:val="single" w:sz="8" w:space="0" w:color="6EBFE7"/>
        <w:left w:val="single" w:sz="8" w:space="0" w:color="6EBFE7"/>
        <w:bottom w:val="single" w:sz="8" w:space="0" w:color="6EBFE7"/>
        <w:right w:val="single" w:sz="8" w:space="0" w:color="6EBFE7"/>
        <w:insideH w:val="single" w:sz="8" w:space="0" w:color="6EBFE7"/>
      </w:tblBorders>
    </w:tblPr>
    <w:tblStylePr w:type="firstRow">
      <w:pPr>
        <w:spacing w:before="0" w:after="0" w:line="240" w:lineRule="auto"/>
      </w:pPr>
      <w:rPr>
        <w:b/>
        <w:bCs/>
        <w:color w:val="282828"/>
      </w:rPr>
      <w:tblPr/>
      <w:tcPr>
        <w:tcBorders>
          <w:top w:val="single" w:sz="8" w:space="0" w:color="6EBFE7"/>
          <w:left w:val="single" w:sz="8" w:space="0" w:color="6EBFE7"/>
          <w:bottom w:val="single" w:sz="8" w:space="0" w:color="6EBFE7"/>
          <w:right w:val="single" w:sz="8" w:space="0" w:color="6EBFE7"/>
          <w:insideH w:val="nil"/>
          <w:insideV w:val="nil"/>
        </w:tcBorders>
        <w:shd w:val="clear" w:color="auto" w:fill="3FAAE0"/>
      </w:tcPr>
    </w:tblStylePr>
    <w:tblStylePr w:type="lastRow">
      <w:pPr>
        <w:spacing w:before="0" w:after="0" w:line="240" w:lineRule="auto"/>
      </w:pPr>
      <w:rPr>
        <w:b/>
        <w:bCs/>
      </w:rPr>
      <w:tblPr/>
      <w:tcPr>
        <w:tcBorders>
          <w:top w:val="double" w:sz="6" w:space="0" w:color="6EBFE7"/>
          <w:left w:val="single" w:sz="8" w:space="0" w:color="6EBFE7"/>
          <w:bottom w:val="single" w:sz="8" w:space="0" w:color="6EBFE7"/>
          <w:right w:val="single" w:sz="8" w:space="0" w:color="6EBFE7"/>
          <w:insideH w:val="nil"/>
          <w:insideV w:val="nil"/>
        </w:tcBorders>
      </w:tcPr>
    </w:tblStylePr>
    <w:tblStylePr w:type="firstCol">
      <w:rPr>
        <w:b/>
        <w:bCs/>
      </w:rPr>
    </w:tblStylePr>
    <w:tblStylePr w:type="lastCol">
      <w:rPr>
        <w:b/>
        <w:bCs/>
      </w:rPr>
    </w:tblStylePr>
    <w:tblStylePr w:type="band1Vert">
      <w:tblPr/>
      <w:tcPr>
        <w:shd w:val="clear" w:color="auto" w:fill="CFE9F7"/>
      </w:tcPr>
    </w:tblStylePr>
    <w:tblStylePr w:type="band1Horz">
      <w:tblPr/>
      <w:tcPr>
        <w:tcBorders>
          <w:insideH w:val="nil"/>
          <w:insideV w:val="nil"/>
        </w:tcBorders>
        <w:shd w:val="clear" w:color="auto" w:fill="CFE9F7"/>
      </w:tcPr>
    </w:tblStylePr>
    <w:tblStylePr w:type="band2Horz">
      <w:tblPr/>
      <w:tcPr>
        <w:tcBorders>
          <w:insideH w:val="nil"/>
          <w:insideV w:val="nil"/>
        </w:tcBorders>
      </w:tcPr>
    </w:tblStylePr>
  </w:style>
  <w:style w:type="paragraph" w:styleId="TOC6">
    <w:name w:val="toc 6"/>
    <w:basedOn w:val="Normal"/>
    <w:next w:val="Normal"/>
    <w:autoRedefine/>
    <w:uiPriority w:val="39"/>
    <w:unhideWhenUsed/>
    <w:rsid w:val="00771755"/>
    <w:pPr>
      <w:tabs>
        <w:tab w:val="left" w:pos="1260"/>
        <w:tab w:val="right" w:leader="dot" w:pos="10070"/>
      </w:tabs>
      <w:spacing w:before="120"/>
      <w:ind w:left="1260" w:hanging="1260"/>
      <w:jc w:val="left"/>
      <w:outlineLvl w:val="5"/>
    </w:pPr>
    <w:rPr>
      <w:smallCaps/>
      <w:color w:val="426420"/>
    </w:rPr>
  </w:style>
  <w:style w:type="paragraph" w:styleId="TOC5">
    <w:name w:val="toc 5"/>
    <w:basedOn w:val="Normal"/>
    <w:next w:val="Normal"/>
    <w:autoRedefine/>
    <w:uiPriority w:val="39"/>
    <w:unhideWhenUsed/>
    <w:rsid w:val="005243AD"/>
    <w:pPr>
      <w:tabs>
        <w:tab w:val="left" w:pos="1080"/>
        <w:tab w:val="right" w:leader="dot" w:pos="10070"/>
      </w:tabs>
      <w:spacing w:before="120"/>
      <w:ind w:left="1080" w:hanging="1080"/>
      <w:jc w:val="left"/>
      <w:outlineLvl w:val="4"/>
    </w:pPr>
    <w:rPr>
      <w:smallCaps/>
      <w:color w:val="003863"/>
    </w:rPr>
  </w:style>
  <w:style w:type="paragraph" w:styleId="TOC7">
    <w:name w:val="toc 7"/>
    <w:basedOn w:val="Normal"/>
    <w:next w:val="Normal"/>
    <w:autoRedefine/>
    <w:uiPriority w:val="39"/>
    <w:unhideWhenUsed/>
    <w:rsid w:val="00771755"/>
    <w:pPr>
      <w:tabs>
        <w:tab w:val="left" w:pos="1440"/>
        <w:tab w:val="right" w:leader="dot" w:pos="10070"/>
      </w:tabs>
      <w:spacing w:before="120"/>
      <w:ind w:left="1440" w:hanging="1440"/>
      <w:jc w:val="left"/>
    </w:pPr>
    <w:rPr>
      <w:smallCaps/>
      <w:color w:val="003863"/>
    </w:rPr>
  </w:style>
  <w:style w:type="paragraph" w:styleId="TOC8">
    <w:name w:val="toc 8"/>
    <w:basedOn w:val="Normal"/>
    <w:next w:val="Normal"/>
    <w:autoRedefine/>
    <w:uiPriority w:val="39"/>
    <w:unhideWhenUsed/>
    <w:rsid w:val="00771755"/>
    <w:pPr>
      <w:tabs>
        <w:tab w:val="left" w:pos="1620"/>
        <w:tab w:val="right" w:leader="dot" w:pos="10070"/>
      </w:tabs>
      <w:spacing w:before="120"/>
      <w:ind w:left="1620" w:hanging="1620"/>
      <w:jc w:val="left"/>
    </w:pPr>
    <w:rPr>
      <w:smallCaps/>
      <w:color w:val="426420"/>
    </w:rPr>
  </w:style>
  <w:style w:type="paragraph" w:styleId="TOC9">
    <w:name w:val="toc 9"/>
    <w:basedOn w:val="Normal"/>
    <w:next w:val="Normal"/>
    <w:autoRedefine/>
    <w:uiPriority w:val="39"/>
    <w:unhideWhenUsed/>
    <w:rsid w:val="00771755"/>
    <w:pPr>
      <w:tabs>
        <w:tab w:val="left" w:pos="1800"/>
        <w:tab w:val="right" w:leader="dot" w:pos="10070"/>
      </w:tabs>
      <w:spacing w:before="120"/>
      <w:ind w:left="1800" w:hanging="1800"/>
      <w:jc w:val="left"/>
    </w:pPr>
    <w:rPr>
      <w:smallCaps/>
      <w:color w:val="003863"/>
    </w:rPr>
  </w:style>
  <w:style w:type="table" w:styleId="MediumList1">
    <w:name w:val="Medium List 1"/>
    <w:basedOn w:val="TableNormal"/>
    <w:uiPriority w:val="65"/>
    <w:rsid w:val="009004CA"/>
    <w:rPr>
      <w:color w:val="FFFFFF"/>
    </w:rPr>
    <w:tblPr>
      <w:tblStyleRowBandSize w:val="1"/>
      <w:tblStyleColBandSize w:val="1"/>
      <w:tblBorders>
        <w:top w:val="single" w:sz="8" w:space="0" w:color="FFFFFF"/>
        <w:bottom w:val="single" w:sz="8" w:space="0" w:color="FFFFFF"/>
      </w:tblBorders>
    </w:tblPr>
    <w:tblStylePr w:type="firstRow">
      <w:rPr>
        <w:rFonts w:ascii="Tahoma" w:eastAsia="SimHei" w:hAnsi="Tahoma" w:cs="Times New Roman"/>
      </w:rPr>
      <w:tblPr/>
      <w:tcPr>
        <w:tcBorders>
          <w:top w:val="nil"/>
          <w:bottom w:val="single" w:sz="8" w:space="0" w:color="FFFFFF"/>
        </w:tcBorders>
      </w:tcPr>
    </w:tblStylePr>
    <w:tblStylePr w:type="lastRow">
      <w:rPr>
        <w:b/>
        <w:bCs/>
        <w:color w:val="D2D2D2"/>
      </w:rPr>
      <w:tblPr/>
      <w:tcPr>
        <w:tcBorders>
          <w:top w:val="single" w:sz="8" w:space="0" w:color="FFFFFF"/>
          <w:bottom w:val="single" w:sz="8" w:space="0" w:color="FFFFFF"/>
        </w:tcBorders>
      </w:tcPr>
    </w:tblStylePr>
    <w:tblStylePr w:type="firstCol">
      <w:rPr>
        <w:b/>
        <w:bCs/>
      </w:rPr>
    </w:tblStylePr>
    <w:tblStylePr w:type="lastCol">
      <w:rPr>
        <w:b/>
        <w:bCs/>
      </w:rPr>
      <w:tblPr/>
      <w:tcPr>
        <w:tcBorders>
          <w:top w:val="single" w:sz="8" w:space="0" w:color="FFFFFF"/>
          <w:bottom w:val="single" w:sz="8" w:space="0" w:color="FFFFFF"/>
        </w:tcBorders>
      </w:tcPr>
    </w:tblStylePr>
    <w:tblStylePr w:type="band1Vert">
      <w:tblPr/>
      <w:tcPr>
        <w:shd w:val="clear" w:color="auto" w:fill="FFFFFF"/>
      </w:tcPr>
    </w:tblStylePr>
    <w:tblStylePr w:type="band1Horz">
      <w:tblPr/>
      <w:tcPr>
        <w:shd w:val="clear" w:color="auto" w:fill="FFFFFF"/>
      </w:tcPr>
    </w:tblStylePr>
  </w:style>
  <w:style w:type="paragraph" w:customStyle="1" w:styleId="PSListParagraph">
    <w:name w:val="PS List Paragraph"/>
    <w:basedOn w:val="ListParagraph"/>
    <w:link w:val="PSListParagraphChar"/>
    <w:autoRedefine/>
    <w:rsid w:val="001251A1"/>
    <w:pPr>
      <w:numPr>
        <w:numId w:val="4"/>
      </w:numPr>
    </w:pPr>
  </w:style>
  <w:style w:type="numbering" w:customStyle="1" w:styleId="Style1">
    <w:name w:val="Style1"/>
    <w:uiPriority w:val="99"/>
    <w:rsid w:val="00874145"/>
    <w:pPr>
      <w:numPr>
        <w:numId w:val="2"/>
      </w:numPr>
    </w:pPr>
  </w:style>
  <w:style w:type="character" w:customStyle="1" w:styleId="PSListParagraphChar">
    <w:name w:val="PS List Paragraph Char"/>
    <w:link w:val="PSListParagraph"/>
    <w:rsid w:val="001251A1"/>
    <w:rPr>
      <w:rFonts w:cs="Segoe UI"/>
      <w:sz w:val="22"/>
      <w:szCs w:val="22"/>
    </w:rPr>
  </w:style>
  <w:style w:type="paragraph" w:customStyle="1" w:styleId="PSNum1">
    <w:name w:val="PS Num 1"/>
    <w:basedOn w:val="ListParagraph"/>
    <w:link w:val="PSNum1Char"/>
    <w:rsid w:val="00D32336"/>
  </w:style>
  <w:style w:type="paragraph" w:customStyle="1" w:styleId="PSNum2">
    <w:name w:val="PS Num 2"/>
    <w:basedOn w:val="ListParagraph"/>
    <w:link w:val="PSNum2Char"/>
    <w:autoRedefine/>
    <w:rsid w:val="001251A1"/>
    <w:pPr>
      <w:numPr>
        <w:numId w:val="3"/>
      </w:numPr>
    </w:pPr>
  </w:style>
  <w:style w:type="character" w:customStyle="1" w:styleId="ListParagraphChar">
    <w:name w:val="List Paragraph Char"/>
    <w:aliases w:val="PS Numbering Char"/>
    <w:link w:val="ListParagraph"/>
    <w:uiPriority w:val="34"/>
    <w:rsid w:val="003B29A1"/>
    <w:rPr>
      <w:rFonts w:cs="Segoe UI"/>
      <w:sz w:val="22"/>
      <w:szCs w:val="22"/>
    </w:rPr>
  </w:style>
  <w:style w:type="character" w:customStyle="1" w:styleId="PSNum1Char">
    <w:name w:val="PS Num 1 Char"/>
    <w:link w:val="PSNum1"/>
    <w:rsid w:val="00D32336"/>
    <w:rPr>
      <w:rFonts w:cs="Segoe UI"/>
      <w:sz w:val="22"/>
      <w:szCs w:val="22"/>
    </w:rPr>
  </w:style>
  <w:style w:type="paragraph" w:customStyle="1" w:styleId="PSNum3">
    <w:name w:val="PS Num 3"/>
    <w:basedOn w:val="PSNum2"/>
    <w:link w:val="PSNum3Char"/>
    <w:rsid w:val="00D32336"/>
    <w:pPr>
      <w:numPr>
        <w:ilvl w:val="2"/>
      </w:numPr>
    </w:pPr>
  </w:style>
  <w:style w:type="character" w:customStyle="1" w:styleId="PSNum2Char">
    <w:name w:val="PS Num 2 Char"/>
    <w:link w:val="PSNum2"/>
    <w:rsid w:val="001251A1"/>
    <w:rPr>
      <w:rFonts w:cs="Segoe UI"/>
      <w:sz w:val="22"/>
      <w:szCs w:val="22"/>
    </w:rPr>
  </w:style>
  <w:style w:type="paragraph" w:customStyle="1" w:styleId="PSNum4">
    <w:name w:val="PS Num 4"/>
    <w:basedOn w:val="PSNum3"/>
    <w:link w:val="PSNum4Char"/>
    <w:rsid w:val="00D32336"/>
    <w:pPr>
      <w:numPr>
        <w:ilvl w:val="3"/>
      </w:numPr>
    </w:pPr>
  </w:style>
  <w:style w:type="character" w:customStyle="1" w:styleId="PSNum3Char">
    <w:name w:val="PS Num 3 Char"/>
    <w:link w:val="PSNum3"/>
    <w:rsid w:val="00D32336"/>
    <w:rPr>
      <w:rFonts w:cs="Segoe UI"/>
      <w:sz w:val="22"/>
      <w:szCs w:val="22"/>
    </w:rPr>
  </w:style>
  <w:style w:type="paragraph" w:customStyle="1" w:styleId="PSNum5">
    <w:name w:val="PS Num 5"/>
    <w:basedOn w:val="ListParagraph"/>
    <w:link w:val="PSNum5Char"/>
    <w:rsid w:val="00D32336"/>
    <w:pPr>
      <w:numPr>
        <w:ilvl w:val="4"/>
        <w:numId w:val="3"/>
      </w:numPr>
    </w:pPr>
  </w:style>
  <w:style w:type="character" w:customStyle="1" w:styleId="PSNum4Char">
    <w:name w:val="PS Num 4 Char"/>
    <w:link w:val="PSNum4"/>
    <w:rsid w:val="00D32336"/>
    <w:rPr>
      <w:rFonts w:cs="Segoe UI"/>
      <w:sz w:val="22"/>
      <w:szCs w:val="22"/>
    </w:rPr>
  </w:style>
  <w:style w:type="paragraph" w:customStyle="1" w:styleId="PSNum6">
    <w:name w:val="PS Num 6"/>
    <w:basedOn w:val="ListParagraph"/>
    <w:link w:val="PSNum6Char"/>
    <w:rsid w:val="00D32336"/>
    <w:pPr>
      <w:numPr>
        <w:ilvl w:val="5"/>
        <w:numId w:val="3"/>
      </w:numPr>
    </w:pPr>
  </w:style>
  <w:style w:type="character" w:customStyle="1" w:styleId="PSNum5Char">
    <w:name w:val="PS Num 5 Char"/>
    <w:link w:val="PSNum5"/>
    <w:rsid w:val="00D32336"/>
    <w:rPr>
      <w:rFonts w:cs="Segoe UI"/>
      <w:sz w:val="22"/>
      <w:szCs w:val="22"/>
    </w:rPr>
  </w:style>
  <w:style w:type="paragraph" w:customStyle="1" w:styleId="PSNum7">
    <w:name w:val="PS Num 7"/>
    <w:basedOn w:val="ListParagraph"/>
    <w:link w:val="PSNum7Char"/>
    <w:rsid w:val="00D32336"/>
    <w:pPr>
      <w:numPr>
        <w:ilvl w:val="6"/>
        <w:numId w:val="3"/>
      </w:numPr>
    </w:pPr>
  </w:style>
  <w:style w:type="character" w:customStyle="1" w:styleId="PSNum6Char">
    <w:name w:val="PS Num 6 Char"/>
    <w:link w:val="PSNum6"/>
    <w:rsid w:val="00D32336"/>
    <w:rPr>
      <w:rFonts w:cs="Segoe UI"/>
      <w:sz w:val="22"/>
      <w:szCs w:val="22"/>
    </w:rPr>
  </w:style>
  <w:style w:type="paragraph" w:customStyle="1" w:styleId="PSNum8">
    <w:name w:val="PS Num 8"/>
    <w:basedOn w:val="ListParagraph"/>
    <w:link w:val="PSNum8Char"/>
    <w:rsid w:val="00D32336"/>
    <w:pPr>
      <w:numPr>
        <w:ilvl w:val="7"/>
        <w:numId w:val="3"/>
      </w:numPr>
    </w:pPr>
  </w:style>
  <w:style w:type="character" w:customStyle="1" w:styleId="PSNum7Char">
    <w:name w:val="PS Num 7 Char"/>
    <w:link w:val="PSNum7"/>
    <w:rsid w:val="00D32336"/>
    <w:rPr>
      <w:rFonts w:cs="Segoe UI"/>
      <w:sz w:val="22"/>
      <w:szCs w:val="22"/>
    </w:rPr>
  </w:style>
  <w:style w:type="paragraph" w:customStyle="1" w:styleId="PSNum9">
    <w:name w:val="PS Num 9"/>
    <w:basedOn w:val="ListParagraph"/>
    <w:link w:val="PSNum9Char"/>
    <w:rsid w:val="00D32336"/>
    <w:pPr>
      <w:numPr>
        <w:ilvl w:val="8"/>
        <w:numId w:val="3"/>
      </w:numPr>
    </w:pPr>
  </w:style>
  <w:style w:type="character" w:customStyle="1" w:styleId="PSNum8Char">
    <w:name w:val="PS Num 8 Char"/>
    <w:link w:val="PSNum8"/>
    <w:rsid w:val="00D32336"/>
    <w:rPr>
      <w:rFonts w:cs="Segoe UI"/>
      <w:sz w:val="22"/>
      <w:szCs w:val="22"/>
    </w:rPr>
  </w:style>
  <w:style w:type="character" w:customStyle="1" w:styleId="PSNum9Char">
    <w:name w:val="PS Num 9 Char"/>
    <w:link w:val="PSNum9"/>
    <w:rsid w:val="00D32336"/>
    <w:rPr>
      <w:rFonts w:cs="Segoe UI"/>
      <w:sz w:val="22"/>
      <w:szCs w:val="22"/>
    </w:rPr>
  </w:style>
  <w:style w:type="paragraph" w:customStyle="1" w:styleId="Default">
    <w:name w:val="Default"/>
    <w:rsid w:val="00F94DE2"/>
    <w:pPr>
      <w:autoSpaceDE w:val="0"/>
      <w:autoSpaceDN w:val="0"/>
      <w:adjustRightInd w:val="0"/>
    </w:pPr>
    <w:rPr>
      <w:rFonts w:cs="Segoe UI"/>
      <w:color w:val="000000"/>
      <w:sz w:val="24"/>
      <w:szCs w:val="24"/>
    </w:rPr>
  </w:style>
  <w:style w:type="paragraph" w:customStyle="1" w:styleId="FunctionalDesign">
    <w:name w:val="Functional Design"/>
    <w:basedOn w:val="Normal"/>
    <w:link w:val="FunctionalDesignChar"/>
    <w:qFormat/>
    <w:rsid w:val="0059378E"/>
    <w:rPr>
      <w:color w:val="0070C0"/>
      <w:sz w:val="28"/>
    </w:rPr>
  </w:style>
  <w:style w:type="character" w:customStyle="1" w:styleId="FunctionalDesignChar">
    <w:name w:val="Functional Design Char"/>
    <w:basedOn w:val="DefaultParagraphFont"/>
    <w:link w:val="FunctionalDesign"/>
    <w:rsid w:val="0059378E"/>
    <w:rPr>
      <w:rFonts w:eastAsia="Times New Roman" w:cs="Arial"/>
      <w:color w:val="0070C0"/>
      <w:sz w:val="28"/>
    </w:rPr>
  </w:style>
  <w:style w:type="character" w:customStyle="1" w:styleId="text-base">
    <w:name w:val="text-base"/>
    <w:basedOn w:val="DefaultParagraphFont"/>
    <w:rsid w:val="001F0228"/>
  </w:style>
  <w:style w:type="paragraph" w:styleId="FootnoteText">
    <w:name w:val="footnote text"/>
    <w:basedOn w:val="Normal"/>
    <w:link w:val="FootnoteTextChar"/>
    <w:uiPriority w:val="99"/>
    <w:semiHidden/>
    <w:unhideWhenUsed/>
    <w:rsid w:val="001F0228"/>
    <w:rPr>
      <w:sz w:val="20"/>
    </w:rPr>
  </w:style>
  <w:style w:type="character" w:customStyle="1" w:styleId="FootnoteTextChar">
    <w:name w:val="Footnote Text Char"/>
    <w:basedOn w:val="DefaultParagraphFont"/>
    <w:link w:val="FootnoteText"/>
    <w:uiPriority w:val="99"/>
    <w:semiHidden/>
    <w:rsid w:val="001F0228"/>
    <w:rPr>
      <w:rFonts w:eastAsia="Times New Roman" w:cs="Arial"/>
    </w:rPr>
  </w:style>
  <w:style w:type="character" w:styleId="FootnoteReference">
    <w:name w:val="footnote reference"/>
    <w:basedOn w:val="DefaultParagraphFont"/>
    <w:uiPriority w:val="99"/>
    <w:semiHidden/>
    <w:unhideWhenUsed/>
    <w:rsid w:val="001F0228"/>
    <w:rPr>
      <w:vertAlign w:val="superscript"/>
    </w:rPr>
  </w:style>
  <w:style w:type="paragraph" w:styleId="EndnoteText">
    <w:name w:val="endnote text"/>
    <w:basedOn w:val="Normal"/>
    <w:link w:val="EndnoteTextChar"/>
    <w:uiPriority w:val="99"/>
    <w:semiHidden/>
    <w:unhideWhenUsed/>
    <w:rsid w:val="001F0228"/>
    <w:rPr>
      <w:sz w:val="20"/>
    </w:rPr>
  </w:style>
  <w:style w:type="character" w:customStyle="1" w:styleId="EndnoteTextChar">
    <w:name w:val="Endnote Text Char"/>
    <w:basedOn w:val="DefaultParagraphFont"/>
    <w:link w:val="EndnoteText"/>
    <w:uiPriority w:val="99"/>
    <w:semiHidden/>
    <w:rsid w:val="001F0228"/>
    <w:rPr>
      <w:rFonts w:eastAsia="Times New Roman" w:cs="Arial"/>
    </w:rPr>
  </w:style>
  <w:style w:type="character" w:styleId="EndnoteReference">
    <w:name w:val="endnote reference"/>
    <w:basedOn w:val="DefaultParagraphFont"/>
    <w:uiPriority w:val="99"/>
    <w:semiHidden/>
    <w:unhideWhenUsed/>
    <w:rsid w:val="001F0228"/>
    <w:rPr>
      <w:vertAlign w:val="superscript"/>
    </w:rPr>
  </w:style>
  <w:style w:type="character" w:customStyle="1" w:styleId="model-titletext">
    <w:name w:val="model-title__text"/>
    <w:basedOn w:val="DefaultParagraphFont"/>
    <w:rsid w:val="00687A00"/>
  </w:style>
  <w:style w:type="character" w:customStyle="1" w:styleId="brace-open">
    <w:name w:val="brace-open"/>
    <w:basedOn w:val="DefaultParagraphFont"/>
    <w:rsid w:val="00687A00"/>
  </w:style>
  <w:style w:type="character" w:customStyle="1" w:styleId="inner-object">
    <w:name w:val="inner-object"/>
    <w:basedOn w:val="DefaultParagraphFont"/>
    <w:rsid w:val="00687A00"/>
  </w:style>
  <w:style w:type="character" w:customStyle="1" w:styleId="model">
    <w:name w:val="model"/>
    <w:basedOn w:val="DefaultParagraphFont"/>
    <w:rsid w:val="00687A00"/>
  </w:style>
  <w:style w:type="character" w:customStyle="1" w:styleId="prop">
    <w:name w:val="prop"/>
    <w:basedOn w:val="DefaultParagraphFont"/>
    <w:rsid w:val="00687A00"/>
  </w:style>
  <w:style w:type="character" w:customStyle="1" w:styleId="prop-type">
    <w:name w:val="prop-type"/>
    <w:basedOn w:val="DefaultParagraphFont"/>
    <w:rsid w:val="00687A00"/>
  </w:style>
  <w:style w:type="character" w:customStyle="1" w:styleId="prop-format">
    <w:name w:val="prop-format"/>
    <w:basedOn w:val="DefaultParagraphFont"/>
    <w:rsid w:val="00687A00"/>
  </w:style>
  <w:style w:type="character" w:customStyle="1" w:styleId="brace-close">
    <w:name w:val="brace-close"/>
    <w:basedOn w:val="DefaultParagraphFont"/>
    <w:rsid w:val="00687A00"/>
  </w:style>
  <w:style w:type="character" w:customStyle="1" w:styleId="UnresolvedMention1">
    <w:name w:val="Unresolved Mention1"/>
    <w:basedOn w:val="DefaultParagraphFont"/>
    <w:uiPriority w:val="99"/>
    <w:semiHidden/>
    <w:unhideWhenUsed/>
    <w:rsid w:val="00BC54C9"/>
    <w:rPr>
      <w:color w:val="808080"/>
      <w:shd w:val="clear" w:color="auto" w:fill="E6E6E6"/>
    </w:rPr>
  </w:style>
  <w:style w:type="paragraph" w:styleId="Revision">
    <w:name w:val="Revision"/>
    <w:hidden/>
    <w:uiPriority w:val="99"/>
    <w:semiHidden/>
    <w:rsid w:val="00067601"/>
    <w:rPr>
      <w:rFonts w:eastAsia="Times New Roman" w:cs="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179518">
      <w:bodyDiv w:val="1"/>
      <w:marLeft w:val="0"/>
      <w:marRight w:val="0"/>
      <w:marTop w:val="0"/>
      <w:marBottom w:val="0"/>
      <w:divBdr>
        <w:top w:val="none" w:sz="0" w:space="0" w:color="auto"/>
        <w:left w:val="none" w:sz="0" w:space="0" w:color="auto"/>
        <w:bottom w:val="none" w:sz="0" w:space="0" w:color="auto"/>
        <w:right w:val="none" w:sz="0" w:space="0" w:color="auto"/>
      </w:divBdr>
    </w:div>
    <w:div w:id="159204296">
      <w:bodyDiv w:val="1"/>
      <w:marLeft w:val="0"/>
      <w:marRight w:val="0"/>
      <w:marTop w:val="0"/>
      <w:marBottom w:val="0"/>
      <w:divBdr>
        <w:top w:val="none" w:sz="0" w:space="0" w:color="auto"/>
        <w:left w:val="none" w:sz="0" w:space="0" w:color="auto"/>
        <w:bottom w:val="none" w:sz="0" w:space="0" w:color="auto"/>
        <w:right w:val="none" w:sz="0" w:space="0" w:color="auto"/>
      </w:divBdr>
    </w:div>
    <w:div w:id="240916540">
      <w:bodyDiv w:val="1"/>
      <w:marLeft w:val="0"/>
      <w:marRight w:val="0"/>
      <w:marTop w:val="0"/>
      <w:marBottom w:val="0"/>
      <w:divBdr>
        <w:top w:val="none" w:sz="0" w:space="0" w:color="auto"/>
        <w:left w:val="none" w:sz="0" w:space="0" w:color="auto"/>
        <w:bottom w:val="none" w:sz="0" w:space="0" w:color="auto"/>
        <w:right w:val="none" w:sz="0" w:space="0" w:color="auto"/>
      </w:divBdr>
    </w:div>
    <w:div w:id="264193468">
      <w:bodyDiv w:val="1"/>
      <w:marLeft w:val="0"/>
      <w:marRight w:val="0"/>
      <w:marTop w:val="0"/>
      <w:marBottom w:val="0"/>
      <w:divBdr>
        <w:top w:val="none" w:sz="0" w:space="0" w:color="auto"/>
        <w:left w:val="none" w:sz="0" w:space="0" w:color="auto"/>
        <w:bottom w:val="none" w:sz="0" w:space="0" w:color="auto"/>
        <w:right w:val="none" w:sz="0" w:space="0" w:color="auto"/>
      </w:divBdr>
    </w:div>
    <w:div w:id="344138041">
      <w:bodyDiv w:val="1"/>
      <w:marLeft w:val="0"/>
      <w:marRight w:val="0"/>
      <w:marTop w:val="0"/>
      <w:marBottom w:val="0"/>
      <w:divBdr>
        <w:top w:val="none" w:sz="0" w:space="0" w:color="auto"/>
        <w:left w:val="none" w:sz="0" w:space="0" w:color="auto"/>
        <w:bottom w:val="none" w:sz="0" w:space="0" w:color="auto"/>
        <w:right w:val="none" w:sz="0" w:space="0" w:color="auto"/>
      </w:divBdr>
    </w:div>
    <w:div w:id="388456966">
      <w:bodyDiv w:val="1"/>
      <w:marLeft w:val="0"/>
      <w:marRight w:val="0"/>
      <w:marTop w:val="0"/>
      <w:marBottom w:val="0"/>
      <w:divBdr>
        <w:top w:val="none" w:sz="0" w:space="0" w:color="auto"/>
        <w:left w:val="none" w:sz="0" w:space="0" w:color="auto"/>
        <w:bottom w:val="none" w:sz="0" w:space="0" w:color="auto"/>
        <w:right w:val="none" w:sz="0" w:space="0" w:color="auto"/>
      </w:divBdr>
    </w:div>
    <w:div w:id="425618906">
      <w:bodyDiv w:val="1"/>
      <w:marLeft w:val="0"/>
      <w:marRight w:val="0"/>
      <w:marTop w:val="0"/>
      <w:marBottom w:val="0"/>
      <w:divBdr>
        <w:top w:val="none" w:sz="0" w:space="0" w:color="auto"/>
        <w:left w:val="none" w:sz="0" w:space="0" w:color="auto"/>
        <w:bottom w:val="none" w:sz="0" w:space="0" w:color="auto"/>
        <w:right w:val="none" w:sz="0" w:space="0" w:color="auto"/>
      </w:divBdr>
    </w:div>
    <w:div w:id="437530143">
      <w:bodyDiv w:val="1"/>
      <w:marLeft w:val="0"/>
      <w:marRight w:val="0"/>
      <w:marTop w:val="0"/>
      <w:marBottom w:val="0"/>
      <w:divBdr>
        <w:top w:val="none" w:sz="0" w:space="0" w:color="auto"/>
        <w:left w:val="none" w:sz="0" w:space="0" w:color="auto"/>
        <w:bottom w:val="none" w:sz="0" w:space="0" w:color="auto"/>
        <w:right w:val="none" w:sz="0" w:space="0" w:color="auto"/>
      </w:divBdr>
      <w:divsChild>
        <w:div w:id="1931111582">
          <w:marLeft w:val="835"/>
          <w:marRight w:val="0"/>
          <w:marTop w:val="107"/>
          <w:marBottom w:val="60"/>
          <w:divBdr>
            <w:top w:val="none" w:sz="0" w:space="0" w:color="auto"/>
            <w:left w:val="none" w:sz="0" w:space="0" w:color="auto"/>
            <w:bottom w:val="none" w:sz="0" w:space="0" w:color="auto"/>
            <w:right w:val="none" w:sz="0" w:space="0" w:color="auto"/>
          </w:divBdr>
        </w:div>
      </w:divsChild>
    </w:div>
    <w:div w:id="564753860">
      <w:bodyDiv w:val="1"/>
      <w:marLeft w:val="0"/>
      <w:marRight w:val="0"/>
      <w:marTop w:val="0"/>
      <w:marBottom w:val="0"/>
      <w:divBdr>
        <w:top w:val="none" w:sz="0" w:space="0" w:color="auto"/>
        <w:left w:val="none" w:sz="0" w:space="0" w:color="auto"/>
        <w:bottom w:val="none" w:sz="0" w:space="0" w:color="auto"/>
        <w:right w:val="none" w:sz="0" w:space="0" w:color="auto"/>
      </w:divBdr>
    </w:div>
    <w:div w:id="657080569">
      <w:bodyDiv w:val="1"/>
      <w:marLeft w:val="0"/>
      <w:marRight w:val="0"/>
      <w:marTop w:val="0"/>
      <w:marBottom w:val="0"/>
      <w:divBdr>
        <w:top w:val="none" w:sz="0" w:space="0" w:color="auto"/>
        <w:left w:val="none" w:sz="0" w:space="0" w:color="auto"/>
        <w:bottom w:val="none" w:sz="0" w:space="0" w:color="auto"/>
        <w:right w:val="none" w:sz="0" w:space="0" w:color="auto"/>
      </w:divBdr>
    </w:div>
    <w:div w:id="785469565">
      <w:bodyDiv w:val="1"/>
      <w:marLeft w:val="0"/>
      <w:marRight w:val="0"/>
      <w:marTop w:val="0"/>
      <w:marBottom w:val="0"/>
      <w:divBdr>
        <w:top w:val="none" w:sz="0" w:space="0" w:color="auto"/>
        <w:left w:val="none" w:sz="0" w:space="0" w:color="auto"/>
        <w:bottom w:val="none" w:sz="0" w:space="0" w:color="auto"/>
        <w:right w:val="none" w:sz="0" w:space="0" w:color="auto"/>
      </w:divBdr>
    </w:div>
    <w:div w:id="878933208">
      <w:bodyDiv w:val="1"/>
      <w:marLeft w:val="0"/>
      <w:marRight w:val="0"/>
      <w:marTop w:val="0"/>
      <w:marBottom w:val="0"/>
      <w:divBdr>
        <w:top w:val="none" w:sz="0" w:space="0" w:color="auto"/>
        <w:left w:val="none" w:sz="0" w:space="0" w:color="auto"/>
        <w:bottom w:val="none" w:sz="0" w:space="0" w:color="auto"/>
        <w:right w:val="none" w:sz="0" w:space="0" w:color="auto"/>
      </w:divBdr>
    </w:div>
    <w:div w:id="1000696646">
      <w:bodyDiv w:val="1"/>
      <w:marLeft w:val="0"/>
      <w:marRight w:val="0"/>
      <w:marTop w:val="0"/>
      <w:marBottom w:val="0"/>
      <w:divBdr>
        <w:top w:val="none" w:sz="0" w:space="0" w:color="auto"/>
        <w:left w:val="none" w:sz="0" w:space="0" w:color="auto"/>
        <w:bottom w:val="none" w:sz="0" w:space="0" w:color="auto"/>
        <w:right w:val="none" w:sz="0" w:space="0" w:color="auto"/>
      </w:divBdr>
    </w:div>
    <w:div w:id="1489790133">
      <w:bodyDiv w:val="1"/>
      <w:marLeft w:val="0"/>
      <w:marRight w:val="0"/>
      <w:marTop w:val="0"/>
      <w:marBottom w:val="0"/>
      <w:divBdr>
        <w:top w:val="none" w:sz="0" w:space="0" w:color="auto"/>
        <w:left w:val="none" w:sz="0" w:space="0" w:color="auto"/>
        <w:bottom w:val="none" w:sz="0" w:space="0" w:color="auto"/>
        <w:right w:val="none" w:sz="0" w:space="0" w:color="auto"/>
      </w:divBdr>
      <w:divsChild>
        <w:div w:id="577832519">
          <w:marLeft w:val="907"/>
          <w:marRight w:val="0"/>
          <w:marTop w:val="173"/>
          <w:marBottom w:val="120"/>
          <w:divBdr>
            <w:top w:val="none" w:sz="0" w:space="0" w:color="auto"/>
            <w:left w:val="none" w:sz="0" w:space="0" w:color="auto"/>
            <w:bottom w:val="none" w:sz="0" w:space="0" w:color="auto"/>
            <w:right w:val="none" w:sz="0" w:space="0" w:color="auto"/>
          </w:divBdr>
        </w:div>
      </w:divsChild>
    </w:div>
    <w:div w:id="1494028791">
      <w:bodyDiv w:val="1"/>
      <w:marLeft w:val="0"/>
      <w:marRight w:val="0"/>
      <w:marTop w:val="0"/>
      <w:marBottom w:val="0"/>
      <w:divBdr>
        <w:top w:val="none" w:sz="0" w:space="0" w:color="auto"/>
        <w:left w:val="none" w:sz="0" w:space="0" w:color="auto"/>
        <w:bottom w:val="none" w:sz="0" w:space="0" w:color="auto"/>
        <w:right w:val="none" w:sz="0" w:space="0" w:color="auto"/>
      </w:divBdr>
      <w:divsChild>
        <w:div w:id="705909881">
          <w:marLeft w:val="835"/>
          <w:marRight w:val="0"/>
          <w:marTop w:val="107"/>
          <w:marBottom w:val="60"/>
          <w:divBdr>
            <w:top w:val="none" w:sz="0" w:space="0" w:color="auto"/>
            <w:left w:val="none" w:sz="0" w:space="0" w:color="auto"/>
            <w:bottom w:val="none" w:sz="0" w:space="0" w:color="auto"/>
            <w:right w:val="none" w:sz="0" w:space="0" w:color="auto"/>
          </w:divBdr>
        </w:div>
        <w:div w:id="794132092">
          <w:marLeft w:val="1109"/>
          <w:marRight w:val="0"/>
          <w:marTop w:val="107"/>
          <w:marBottom w:val="60"/>
          <w:divBdr>
            <w:top w:val="none" w:sz="0" w:space="0" w:color="auto"/>
            <w:left w:val="none" w:sz="0" w:space="0" w:color="auto"/>
            <w:bottom w:val="none" w:sz="0" w:space="0" w:color="auto"/>
            <w:right w:val="none" w:sz="0" w:space="0" w:color="auto"/>
          </w:divBdr>
        </w:div>
        <w:div w:id="1285312333">
          <w:marLeft w:val="1109"/>
          <w:marRight w:val="0"/>
          <w:marTop w:val="107"/>
          <w:marBottom w:val="60"/>
          <w:divBdr>
            <w:top w:val="none" w:sz="0" w:space="0" w:color="auto"/>
            <w:left w:val="none" w:sz="0" w:space="0" w:color="auto"/>
            <w:bottom w:val="none" w:sz="0" w:space="0" w:color="auto"/>
            <w:right w:val="none" w:sz="0" w:space="0" w:color="auto"/>
          </w:divBdr>
        </w:div>
      </w:divsChild>
    </w:div>
    <w:div w:id="1634410583">
      <w:bodyDiv w:val="1"/>
      <w:marLeft w:val="0"/>
      <w:marRight w:val="0"/>
      <w:marTop w:val="0"/>
      <w:marBottom w:val="0"/>
      <w:divBdr>
        <w:top w:val="none" w:sz="0" w:space="0" w:color="auto"/>
        <w:left w:val="none" w:sz="0" w:space="0" w:color="auto"/>
        <w:bottom w:val="none" w:sz="0" w:space="0" w:color="auto"/>
        <w:right w:val="none" w:sz="0" w:space="0" w:color="auto"/>
      </w:divBdr>
    </w:div>
    <w:div w:id="1650403164">
      <w:bodyDiv w:val="1"/>
      <w:marLeft w:val="0"/>
      <w:marRight w:val="0"/>
      <w:marTop w:val="0"/>
      <w:marBottom w:val="0"/>
      <w:divBdr>
        <w:top w:val="none" w:sz="0" w:space="0" w:color="auto"/>
        <w:left w:val="none" w:sz="0" w:space="0" w:color="auto"/>
        <w:bottom w:val="none" w:sz="0" w:space="0" w:color="auto"/>
        <w:right w:val="none" w:sz="0" w:space="0" w:color="auto"/>
      </w:divBdr>
      <w:divsChild>
        <w:div w:id="371273492">
          <w:marLeft w:val="1109"/>
          <w:marRight w:val="0"/>
          <w:marTop w:val="107"/>
          <w:marBottom w:val="60"/>
          <w:divBdr>
            <w:top w:val="none" w:sz="0" w:space="0" w:color="auto"/>
            <w:left w:val="none" w:sz="0" w:space="0" w:color="auto"/>
            <w:bottom w:val="none" w:sz="0" w:space="0" w:color="auto"/>
            <w:right w:val="none" w:sz="0" w:space="0" w:color="auto"/>
          </w:divBdr>
        </w:div>
        <w:div w:id="512033296">
          <w:marLeft w:val="835"/>
          <w:marRight w:val="0"/>
          <w:marTop w:val="107"/>
          <w:marBottom w:val="60"/>
          <w:divBdr>
            <w:top w:val="none" w:sz="0" w:space="0" w:color="auto"/>
            <w:left w:val="none" w:sz="0" w:space="0" w:color="auto"/>
            <w:bottom w:val="none" w:sz="0" w:space="0" w:color="auto"/>
            <w:right w:val="none" w:sz="0" w:space="0" w:color="auto"/>
          </w:divBdr>
        </w:div>
        <w:div w:id="581766234">
          <w:marLeft w:val="1109"/>
          <w:marRight w:val="0"/>
          <w:marTop w:val="107"/>
          <w:marBottom w:val="60"/>
          <w:divBdr>
            <w:top w:val="none" w:sz="0" w:space="0" w:color="auto"/>
            <w:left w:val="none" w:sz="0" w:space="0" w:color="auto"/>
            <w:bottom w:val="none" w:sz="0" w:space="0" w:color="auto"/>
            <w:right w:val="none" w:sz="0" w:space="0" w:color="auto"/>
          </w:divBdr>
        </w:div>
        <w:div w:id="878393682">
          <w:marLeft w:val="1109"/>
          <w:marRight w:val="0"/>
          <w:marTop w:val="107"/>
          <w:marBottom w:val="60"/>
          <w:divBdr>
            <w:top w:val="none" w:sz="0" w:space="0" w:color="auto"/>
            <w:left w:val="none" w:sz="0" w:space="0" w:color="auto"/>
            <w:bottom w:val="none" w:sz="0" w:space="0" w:color="auto"/>
            <w:right w:val="none" w:sz="0" w:space="0" w:color="auto"/>
          </w:divBdr>
        </w:div>
        <w:div w:id="904415029">
          <w:marLeft w:val="1109"/>
          <w:marRight w:val="0"/>
          <w:marTop w:val="107"/>
          <w:marBottom w:val="60"/>
          <w:divBdr>
            <w:top w:val="none" w:sz="0" w:space="0" w:color="auto"/>
            <w:left w:val="none" w:sz="0" w:space="0" w:color="auto"/>
            <w:bottom w:val="none" w:sz="0" w:space="0" w:color="auto"/>
            <w:right w:val="none" w:sz="0" w:space="0" w:color="auto"/>
          </w:divBdr>
        </w:div>
        <w:div w:id="964241350">
          <w:marLeft w:val="1109"/>
          <w:marRight w:val="0"/>
          <w:marTop w:val="107"/>
          <w:marBottom w:val="60"/>
          <w:divBdr>
            <w:top w:val="none" w:sz="0" w:space="0" w:color="auto"/>
            <w:left w:val="none" w:sz="0" w:space="0" w:color="auto"/>
            <w:bottom w:val="none" w:sz="0" w:space="0" w:color="auto"/>
            <w:right w:val="none" w:sz="0" w:space="0" w:color="auto"/>
          </w:divBdr>
        </w:div>
        <w:div w:id="1030300420">
          <w:marLeft w:val="1109"/>
          <w:marRight w:val="0"/>
          <w:marTop w:val="107"/>
          <w:marBottom w:val="60"/>
          <w:divBdr>
            <w:top w:val="none" w:sz="0" w:space="0" w:color="auto"/>
            <w:left w:val="none" w:sz="0" w:space="0" w:color="auto"/>
            <w:bottom w:val="none" w:sz="0" w:space="0" w:color="auto"/>
            <w:right w:val="none" w:sz="0" w:space="0" w:color="auto"/>
          </w:divBdr>
        </w:div>
        <w:div w:id="1355110099">
          <w:marLeft w:val="1109"/>
          <w:marRight w:val="0"/>
          <w:marTop w:val="107"/>
          <w:marBottom w:val="60"/>
          <w:divBdr>
            <w:top w:val="none" w:sz="0" w:space="0" w:color="auto"/>
            <w:left w:val="none" w:sz="0" w:space="0" w:color="auto"/>
            <w:bottom w:val="none" w:sz="0" w:space="0" w:color="auto"/>
            <w:right w:val="none" w:sz="0" w:space="0" w:color="auto"/>
          </w:divBdr>
        </w:div>
        <w:div w:id="1579170994">
          <w:marLeft w:val="1109"/>
          <w:marRight w:val="0"/>
          <w:marTop w:val="107"/>
          <w:marBottom w:val="60"/>
          <w:divBdr>
            <w:top w:val="none" w:sz="0" w:space="0" w:color="auto"/>
            <w:left w:val="none" w:sz="0" w:space="0" w:color="auto"/>
            <w:bottom w:val="none" w:sz="0" w:space="0" w:color="auto"/>
            <w:right w:val="none" w:sz="0" w:space="0" w:color="auto"/>
          </w:divBdr>
        </w:div>
        <w:div w:id="2012222364">
          <w:marLeft w:val="1109"/>
          <w:marRight w:val="0"/>
          <w:marTop w:val="107"/>
          <w:marBottom w:val="60"/>
          <w:divBdr>
            <w:top w:val="none" w:sz="0" w:space="0" w:color="auto"/>
            <w:left w:val="none" w:sz="0" w:space="0" w:color="auto"/>
            <w:bottom w:val="none" w:sz="0" w:space="0" w:color="auto"/>
            <w:right w:val="none" w:sz="0" w:space="0" w:color="auto"/>
          </w:divBdr>
        </w:div>
        <w:div w:id="2041977435">
          <w:marLeft w:val="1109"/>
          <w:marRight w:val="0"/>
          <w:marTop w:val="107"/>
          <w:marBottom w:val="60"/>
          <w:divBdr>
            <w:top w:val="none" w:sz="0" w:space="0" w:color="auto"/>
            <w:left w:val="none" w:sz="0" w:space="0" w:color="auto"/>
            <w:bottom w:val="none" w:sz="0" w:space="0" w:color="auto"/>
            <w:right w:val="none" w:sz="0" w:space="0" w:color="auto"/>
          </w:divBdr>
        </w:div>
      </w:divsChild>
    </w:div>
    <w:div w:id="1734502102">
      <w:bodyDiv w:val="1"/>
      <w:marLeft w:val="0"/>
      <w:marRight w:val="0"/>
      <w:marTop w:val="0"/>
      <w:marBottom w:val="0"/>
      <w:divBdr>
        <w:top w:val="none" w:sz="0" w:space="0" w:color="auto"/>
        <w:left w:val="none" w:sz="0" w:space="0" w:color="auto"/>
        <w:bottom w:val="none" w:sz="0" w:space="0" w:color="auto"/>
        <w:right w:val="none" w:sz="0" w:space="0" w:color="auto"/>
      </w:divBdr>
    </w:div>
    <w:div w:id="1742216497">
      <w:bodyDiv w:val="1"/>
      <w:marLeft w:val="0"/>
      <w:marRight w:val="0"/>
      <w:marTop w:val="0"/>
      <w:marBottom w:val="0"/>
      <w:divBdr>
        <w:top w:val="none" w:sz="0" w:space="0" w:color="auto"/>
        <w:left w:val="none" w:sz="0" w:space="0" w:color="auto"/>
        <w:bottom w:val="none" w:sz="0" w:space="0" w:color="auto"/>
        <w:right w:val="none" w:sz="0" w:space="0" w:color="auto"/>
      </w:divBdr>
    </w:div>
    <w:div w:id="1914002691">
      <w:bodyDiv w:val="1"/>
      <w:marLeft w:val="0"/>
      <w:marRight w:val="0"/>
      <w:marTop w:val="0"/>
      <w:marBottom w:val="0"/>
      <w:divBdr>
        <w:top w:val="none" w:sz="0" w:space="0" w:color="auto"/>
        <w:left w:val="none" w:sz="0" w:space="0" w:color="auto"/>
        <w:bottom w:val="none" w:sz="0" w:space="0" w:color="auto"/>
        <w:right w:val="none" w:sz="0" w:space="0" w:color="auto"/>
      </w:divBdr>
    </w:div>
    <w:div w:id="193863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tfs.papersave.com/tfs/PaperSave/PaperSave5.3/_workitems?id=48883&amp;_a=edit"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fs.papersave.com/tfs/PaperSave/PaperSave5.3/_workitems?id=48883&amp;_a=edit"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endnotes" Target="end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1/relationships/people" Target="people.xml"/></Relationships>
</file>

<file path=word/_rels/footer2.xml.rels><?xml version="1.0" encoding="UTF-8" standalone="yes"?>
<Relationships xmlns="http://schemas.openxmlformats.org/package/2006/relationships"><Relationship Id="rId3" Type="http://schemas.openxmlformats.org/officeDocument/2006/relationships/image" Target="media/image5.emf"/><Relationship Id="rId2" Type="http://schemas.openxmlformats.org/officeDocument/2006/relationships/image" Target="media/image4.emf"/><Relationship Id="rId1" Type="http://schemas.openxmlformats.org/officeDocument/2006/relationships/image" Target="media/image3.jpeg"/><Relationship Id="rId4" Type="http://schemas.openxmlformats.org/officeDocument/2006/relationships/hyperlink" Target="http://www.papersav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white\Documents\2.%20Templates\PaperSave%20Design%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900435568DA644B999B497BADD7F016" ma:contentTypeVersion="2" ma:contentTypeDescription="Create a new document." ma:contentTypeScope="" ma:versionID="ca00199f9a64fd1cb31e2a586e935998">
  <xsd:schema xmlns:xsd="http://www.w3.org/2001/XMLSchema" xmlns:xs="http://www.w3.org/2001/XMLSchema" xmlns:p="http://schemas.microsoft.com/office/2006/metadata/properties" xmlns:ns2="7f5f399c-5a00-451d-b01e-d0205fa58e25" targetNamespace="http://schemas.microsoft.com/office/2006/metadata/properties" ma:root="true" ma:fieldsID="d41dd7134375b08ca9eb58775f286151" ns2:_="">
    <xsd:import namespace="7f5f399c-5a00-451d-b01e-d0205fa58e2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5f399c-5a00-451d-b01e-d0205fa58e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349261-4CFE-46A5-BA51-AFE499F2B2A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FF7BCD-9954-4B8C-AFC5-DF0B8574943F}">
  <ds:schemaRefs>
    <ds:schemaRef ds:uri="http://schemas.microsoft.com/sharepoint/v3/contenttype/forms"/>
  </ds:schemaRefs>
</ds:datastoreItem>
</file>

<file path=customXml/itemProps3.xml><?xml version="1.0" encoding="utf-8"?>
<ds:datastoreItem xmlns:ds="http://schemas.openxmlformats.org/officeDocument/2006/customXml" ds:itemID="{E6DAA274-2662-4077-9771-8E7C06C03A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5f399c-5a00-451d-b01e-d0205fa58e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F2B342-A4B6-4FC0-9937-E49C2002D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PaperSave Design Document Template.dot</Template>
  <TotalTime>20</TotalTime>
  <Pages>1</Pages>
  <Words>757</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PaperSave Documentation Template</vt:lpstr>
    </vt:vector>
  </TitlesOfParts>
  <Company>MBAF</Company>
  <LinksUpToDate>false</LinksUpToDate>
  <CharactersWithSpaces>5062</CharactersWithSpaces>
  <SharedDoc>false</SharedDoc>
  <HLinks>
    <vt:vector size="138" baseType="variant">
      <vt:variant>
        <vt:i4>1835060</vt:i4>
      </vt:variant>
      <vt:variant>
        <vt:i4>128</vt:i4>
      </vt:variant>
      <vt:variant>
        <vt:i4>0</vt:i4>
      </vt:variant>
      <vt:variant>
        <vt:i4>5</vt:i4>
      </vt:variant>
      <vt:variant>
        <vt:lpwstr/>
      </vt:variant>
      <vt:variant>
        <vt:lpwstr>_Toc427178003</vt:lpwstr>
      </vt:variant>
      <vt:variant>
        <vt:i4>1835060</vt:i4>
      </vt:variant>
      <vt:variant>
        <vt:i4>122</vt:i4>
      </vt:variant>
      <vt:variant>
        <vt:i4>0</vt:i4>
      </vt:variant>
      <vt:variant>
        <vt:i4>5</vt:i4>
      </vt:variant>
      <vt:variant>
        <vt:lpwstr/>
      </vt:variant>
      <vt:variant>
        <vt:lpwstr>_Toc427178002</vt:lpwstr>
      </vt:variant>
      <vt:variant>
        <vt:i4>1835060</vt:i4>
      </vt:variant>
      <vt:variant>
        <vt:i4>116</vt:i4>
      </vt:variant>
      <vt:variant>
        <vt:i4>0</vt:i4>
      </vt:variant>
      <vt:variant>
        <vt:i4>5</vt:i4>
      </vt:variant>
      <vt:variant>
        <vt:lpwstr/>
      </vt:variant>
      <vt:variant>
        <vt:lpwstr>_Toc427178001</vt:lpwstr>
      </vt:variant>
      <vt:variant>
        <vt:i4>1835060</vt:i4>
      </vt:variant>
      <vt:variant>
        <vt:i4>110</vt:i4>
      </vt:variant>
      <vt:variant>
        <vt:i4>0</vt:i4>
      </vt:variant>
      <vt:variant>
        <vt:i4>5</vt:i4>
      </vt:variant>
      <vt:variant>
        <vt:lpwstr/>
      </vt:variant>
      <vt:variant>
        <vt:lpwstr>_Toc427178000</vt:lpwstr>
      </vt:variant>
      <vt:variant>
        <vt:i4>1703997</vt:i4>
      </vt:variant>
      <vt:variant>
        <vt:i4>104</vt:i4>
      </vt:variant>
      <vt:variant>
        <vt:i4>0</vt:i4>
      </vt:variant>
      <vt:variant>
        <vt:i4>5</vt:i4>
      </vt:variant>
      <vt:variant>
        <vt:lpwstr/>
      </vt:variant>
      <vt:variant>
        <vt:lpwstr>_Toc427177999</vt:lpwstr>
      </vt:variant>
      <vt:variant>
        <vt:i4>1703997</vt:i4>
      </vt:variant>
      <vt:variant>
        <vt:i4>98</vt:i4>
      </vt:variant>
      <vt:variant>
        <vt:i4>0</vt:i4>
      </vt:variant>
      <vt:variant>
        <vt:i4>5</vt:i4>
      </vt:variant>
      <vt:variant>
        <vt:lpwstr/>
      </vt:variant>
      <vt:variant>
        <vt:lpwstr>_Toc427177998</vt:lpwstr>
      </vt:variant>
      <vt:variant>
        <vt:i4>1703997</vt:i4>
      </vt:variant>
      <vt:variant>
        <vt:i4>92</vt:i4>
      </vt:variant>
      <vt:variant>
        <vt:i4>0</vt:i4>
      </vt:variant>
      <vt:variant>
        <vt:i4>5</vt:i4>
      </vt:variant>
      <vt:variant>
        <vt:lpwstr/>
      </vt:variant>
      <vt:variant>
        <vt:lpwstr>_Toc427177997</vt:lpwstr>
      </vt:variant>
      <vt:variant>
        <vt:i4>1703997</vt:i4>
      </vt:variant>
      <vt:variant>
        <vt:i4>86</vt:i4>
      </vt:variant>
      <vt:variant>
        <vt:i4>0</vt:i4>
      </vt:variant>
      <vt:variant>
        <vt:i4>5</vt:i4>
      </vt:variant>
      <vt:variant>
        <vt:lpwstr/>
      </vt:variant>
      <vt:variant>
        <vt:lpwstr>_Toc427177996</vt:lpwstr>
      </vt:variant>
      <vt:variant>
        <vt:i4>1703997</vt:i4>
      </vt:variant>
      <vt:variant>
        <vt:i4>80</vt:i4>
      </vt:variant>
      <vt:variant>
        <vt:i4>0</vt:i4>
      </vt:variant>
      <vt:variant>
        <vt:i4>5</vt:i4>
      </vt:variant>
      <vt:variant>
        <vt:lpwstr/>
      </vt:variant>
      <vt:variant>
        <vt:lpwstr>_Toc427177995</vt:lpwstr>
      </vt:variant>
      <vt:variant>
        <vt:i4>1703997</vt:i4>
      </vt:variant>
      <vt:variant>
        <vt:i4>74</vt:i4>
      </vt:variant>
      <vt:variant>
        <vt:i4>0</vt:i4>
      </vt:variant>
      <vt:variant>
        <vt:i4>5</vt:i4>
      </vt:variant>
      <vt:variant>
        <vt:lpwstr/>
      </vt:variant>
      <vt:variant>
        <vt:lpwstr>_Toc427177994</vt:lpwstr>
      </vt:variant>
      <vt:variant>
        <vt:i4>1703997</vt:i4>
      </vt:variant>
      <vt:variant>
        <vt:i4>68</vt:i4>
      </vt:variant>
      <vt:variant>
        <vt:i4>0</vt:i4>
      </vt:variant>
      <vt:variant>
        <vt:i4>5</vt:i4>
      </vt:variant>
      <vt:variant>
        <vt:lpwstr/>
      </vt:variant>
      <vt:variant>
        <vt:lpwstr>_Toc427177993</vt:lpwstr>
      </vt:variant>
      <vt:variant>
        <vt:i4>1703997</vt:i4>
      </vt:variant>
      <vt:variant>
        <vt:i4>62</vt:i4>
      </vt:variant>
      <vt:variant>
        <vt:i4>0</vt:i4>
      </vt:variant>
      <vt:variant>
        <vt:i4>5</vt:i4>
      </vt:variant>
      <vt:variant>
        <vt:lpwstr/>
      </vt:variant>
      <vt:variant>
        <vt:lpwstr>_Toc427177992</vt:lpwstr>
      </vt:variant>
      <vt:variant>
        <vt:i4>1703997</vt:i4>
      </vt:variant>
      <vt:variant>
        <vt:i4>56</vt:i4>
      </vt:variant>
      <vt:variant>
        <vt:i4>0</vt:i4>
      </vt:variant>
      <vt:variant>
        <vt:i4>5</vt:i4>
      </vt:variant>
      <vt:variant>
        <vt:lpwstr/>
      </vt:variant>
      <vt:variant>
        <vt:lpwstr>_Toc427177991</vt:lpwstr>
      </vt:variant>
      <vt:variant>
        <vt:i4>1703997</vt:i4>
      </vt:variant>
      <vt:variant>
        <vt:i4>50</vt:i4>
      </vt:variant>
      <vt:variant>
        <vt:i4>0</vt:i4>
      </vt:variant>
      <vt:variant>
        <vt:i4>5</vt:i4>
      </vt:variant>
      <vt:variant>
        <vt:lpwstr/>
      </vt:variant>
      <vt:variant>
        <vt:lpwstr>_Toc427177990</vt:lpwstr>
      </vt:variant>
      <vt:variant>
        <vt:i4>1769533</vt:i4>
      </vt:variant>
      <vt:variant>
        <vt:i4>44</vt:i4>
      </vt:variant>
      <vt:variant>
        <vt:i4>0</vt:i4>
      </vt:variant>
      <vt:variant>
        <vt:i4>5</vt:i4>
      </vt:variant>
      <vt:variant>
        <vt:lpwstr/>
      </vt:variant>
      <vt:variant>
        <vt:lpwstr>_Toc427177989</vt:lpwstr>
      </vt:variant>
      <vt:variant>
        <vt:i4>1769533</vt:i4>
      </vt:variant>
      <vt:variant>
        <vt:i4>38</vt:i4>
      </vt:variant>
      <vt:variant>
        <vt:i4>0</vt:i4>
      </vt:variant>
      <vt:variant>
        <vt:i4>5</vt:i4>
      </vt:variant>
      <vt:variant>
        <vt:lpwstr/>
      </vt:variant>
      <vt:variant>
        <vt:lpwstr>_Toc427177988</vt:lpwstr>
      </vt:variant>
      <vt:variant>
        <vt:i4>1769533</vt:i4>
      </vt:variant>
      <vt:variant>
        <vt:i4>32</vt:i4>
      </vt:variant>
      <vt:variant>
        <vt:i4>0</vt:i4>
      </vt:variant>
      <vt:variant>
        <vt:i4>5</vt:i4>
      </vt:variant>
      <vt:variant>
        <vt:lpwstr/>
      </vt:variant>
      <vt:variant>
        <vt:lpwstr>_Toc427177987</vt:lpwstr>
      </vt:variant>
      <vt:variant>
        <vt:i4>1769533</vt:i4>
      </vt:variant>
      <vt:variant>
        <vt:i4>26</vt:i4>
      </vt:variant>
      <vt:variant>
        <vt:i4>0</vt:i4>
      </vt:variant>
      <vt:variant>
        <vt:i4>5</vt:i4>
      </vt:variant>
      <vt:variant>
        <vt:lpwstr/>
      </vt:variant>
      <vt:variant>
        <vt:lpwstr>_Toc427177986</vt:lpwstr>
      </vt:variant>
      <vt:variant>
        <vt:i4>1769533</vt:i4>
      </vt:variant>
      <vt:variant>
        <vt:i4>20</vt:i4>
      </vt:variant>
      <vt:variant>
        <vt:i4>0</vt:i4>
      </vt:variant>
      <vt:variant>
        <vt:i4>5</vt:i4>
      </vt:variant>
      <vt:variant>
        <vt:lpwstr/>
      </vt:variant>
      <vt:variant>
        <vt:lpwstr>_Toc427177985</vt:lpwstr>
      </vt:variant>
      <vt:variant>
        <vt:i4>1769533</vt:i4>
      </vt:variant>
      <vt:variant>
        <vt:i4>14</vt:i4>
      </vt:variant>
      <vt:variant>
        <vt:i4>0</vt:i4>
      </vt:variant>
      <vt:variant>
        <vt:i4>5</vt:i4>
      </vt:variant>
      <vt:variant>
        <vt:lpwstr/>
      </vt:variant>
      <vt:variant>
        <vt:lpwstr>_Toc427177984</vt:lpwstr>
      </vt:variant>
      <vt:variant>
        <vt:i4>1769533</vt:i4>
      </vt:variant>
      <vt:variant>
        <vt:i4>8</vt:i4>
      </vt:variant>
      <vt:variant>
        <vt:i4>0</vt:i4>
      </vt:variant>
      <vt:variant>
        <vt:i4>5</vt:i4>
      </vt:variant>
      <vt:variant>
        <vt:lpwstr/>
      </vt:variant>
      <vt:variant>
        <vt:lpwstr>_Toc427177983</vt:lpwstr>
      </vt:variant>
      <vt:variant>
        <vt:i4>1769533</vt:i4>
      </vt:variant>
      <vt:variant>
        <vt:i4>2</vt:i4>
      </vt:variant>
      <vt:variant>
        <vt:i4>0</vt:i4>
      </vt:variant>
      <vt:variant>
        <vt:i4>5</vt:i4>
      </vt:variant>
      <vt:variant>
        <vt:lpwstr/>
      </vt:variant>
      <vt:variant>
        <vt:lpwstr>_Toc427177982</vt:lpwstr>
      </vt:variant>
      <vt:variant>
        <vt:i4>5439504</vt:i4>
      </vt:variant>
      <vt:variant>
        <vt:i4>3</vt:i4>
      </vt:variant>
      <vt:variant>
        <vt:i4>0</vt:i4>
      </vt:variant>
      <vt:variant>
        <vt:i4>5</vt:i4>
      </vt:variant>
      <vt:variant>
        <vt:lpwstr>http://www.papersave.com/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PaperSave Documentation Template</dc:title>
  <dc:subject/>
  <dc:creator>White, Jessica</dc:creator>
  <cp:keywords/>
  <dc:description/>
  <cp:lastModifiedBy>Shah, Jigar</cp:lastModifiedBy>
  <cp:revision>8</cp:revision>
  <cp:lastPrinted>2018-01-12T18:50:00Z</cp:lastPrinted>
  <dcterms:created xsi:type="dcterms:W3CDTF">2018-07-27T03:13:00Z</dcterms:created>
  <dcterms:modified xsi:type="dcterms:W3CDTF">2018-07-30T07:18:00Z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0x0101009900435568DA644B999B497BADD7F016</vt:lpwstr>
  </property>
  <property fmtid="{D5CDD505-2E9C-101B-9397-08002B2CF9AE}" pid="3" name="ftp">
    <vt:lpwstr>, </vt:lpwstr>
  </property>
  <property fmtid="{D5CDD505-2E9C-101B-9397-08002B2CF9AE}" pid="4" name="EDOID">
    <vt:i4>3414256</vt:i4>
  </property>
</Properties>
</file>